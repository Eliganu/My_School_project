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C2E820" w14:textId="77777777" w:rsidR="00004012" w:rsidRDefault="00004012" w:rsidP="00004012">
      <w:r>
        <w:rPr>
          <w:noProof/>
        </w:rPr>
        <w:drawing>
          <wp:anchor distT="0" distB="0" distL="114300" distR="114300" simplePos="0" relativeHeight="251658240" behindDoc="1" locked="0" layoutInCell="1" allowOverlap="1" wp14:anchorId="7B97D3E9" wp14:editId="0AA99D17">
            <wp:simplePos x="0" y="0"/>
            <wp:positionH relativeFrom="page">
              <wp:align>right</wp:align>
            </wp:positionH>
            <wp:positionV relativeFrom="page">
              <wp:align>bottom</wp:align>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004012" w14:paraId="03DBBC40" w14:textId="77777777" w:rsidTr="003D0AB3">
        <w:trPr>
          <w:trHeight w:val="2536"/>
        </w:trPr>
        <w:tc>
          <w:tcPr>
            <w:tcW w:w="8541" w:type="dxa"/>
            <w:tcBorders>
              <w:top w:val="nil"/>
              <w:left w:val="nil"/>
              <w:bottom w:val="nil"/>
              <w:right w:val="nil"/>
            </w:tcBorders>
          </w:tcPr>
          <w:p w14:paraId="22501B06" w14:textId="77777777" w:rsidR="00004012" w:rsidRDefault="00004012" w:rsidP="003D0AB3">
            <w:r>
              <w:rPr>
                <w:noProof/>
              </w:rPr>
              <mc:AlternateContent>
                <mc:Choice Requires="wps">
                  <w:drawing>
                    <wp:inline distT="0" distB="0" distL="0" distR="0" wp14:anchorId="27FC302F" wp14:editId="10D130BA">
                      <wp:extent cx="5138670" cy="1847850"/>
                      <wp:effectExtent l="0" t="0" r="0" b="0"/>
                      <wp:docPr id="8" name="Text Box 8"/>
                      <wp:cNvGraphicFramePr/>
                      <a:graphic xmlns:a="http://schemas.openxmlformats.org/drawingml/2006/main">
                        <a:graphicData uri="http://schemas.microsoft.com/office/word/2010/wordprocessingShape">
                          <wps:wsp>
                            <wps:cNvSpPr txBox="1"/>
                            <wps:spPr>
                              <a:xfrm>
                                <a:off x="0" y="0"/>
                                <a:ext cx="5138670" cy="1847850"/>
                              </a:xfrm>
                              <a:prstGeom prst="rect">
                                <a:avLst/>
                              </a:prstGeom>
                              <a:noFill/>
                              <a:ln w="6350">
                                <a:noFill/>
                              </a:ln>
                            </wps:spPr>
                            <wps:txbx>
                              <w:txbxContent>
                                <w:sdt>
                                  <w:sdtPr>
                                    <w:rPr>
                                      <w:sz w:val="56"/>
                                      <w:szCs w:val="56"/>
                                    </w:rPr>
                                    <w:id w:val="-275951187"/>
                                    <w:placeholder>
                                      <w:docPart w:val="1167A12A8B024423A05C061B76715451"/>
                                    </w:placeholder>
                                    <w15:appearance w15:val="hidden"/>
                                  </w:sdtPr>
                                  <w:sdtContent>
                                    <w:p w14:paraId="0623B71C" w14:textId="77777777" w:rsidR="00004012" w:rsidRPr="00A30022" w:rsidRDefault="00004012" w:rsidP="00004012">
                                      <w:pPr>
                                        <w:pStyle w:val="MastheadTItle"/>
                                        <w:rPr>
                                          <w:sz w:val="56"/>
                                          <w:szCs w:val="56"/>
                                        </w:rPr>
                                      </w:pPr>
                                      <w:r w:rsidRPr="00A30022">
                                        <w:rPr>
                                          <w:sz w:val="56"/>
                                          <w:szCs w:val="56"/>
                                        </w:rPr>
                                        <w:t xml:space="preserve"> </w:t>
                                      </w:r>
                                      <w:r>
                                        <w:rPr>
                                          <w:sz w:val="56"/>
                                          <w:szCs w:val="56"/>
                                        </w:rPr>
                                        <w:t>PERFORMANCE ASSESSMENT OF</w:t>
                                      </w:r>
                                    </w:p>
                                    <w:p w14:paraId="23345D0E" w14:textId="77777777" w:rsidR="00004012" w:rsidRDefault="00004012" w:rsidP="00004012">
                                      <w:pPr>
                                        <w:pStyle w:val="MastheadTItle"/>
                                        <w:rPr>
                                          <w:sz w:val="56"/>
                                          <w:szCs w:val="56"/>
                                        </w:rPr>
                                      </w:pPr>
                                      <w:r>
                                        <w:rPr>
                                          <w:sz w:val="56"/>
                                          <w:szCs w:val="56"/>
                                        </w:rPr>
                                        <w:t>DATA MINING II</w:t>
                                      </w:r>
                                    </w:p>
                                    <w:p w14:paraId="2AE29830" w14:textId="633BA7EA" w:rsidR="00004012" w:rsidRPr="00A30022" w:rsidRDefault="00004012" w:rsidP="00004012">
                                      <w:pPr>
                                        <w:pStyle w:val="MastheadTItle"/>
                                        <w:rPr>
                                          <w:sz w:val="56"/>
                                          <w:szCs w:val="56"/>
                                        </w:rPr>
                                      </w:pPr>
                                      <w:r>
                                        <w:rPr>
                                          <w:sz w:val="56"/>
                                          <w:szCs w:val="56"/>
                                        </w:rPr>
                                        <w:t>TASK</w:t>
                                      </w:r>
                                      <w:r w:rsidR="00995F8E">
                                        <w:rPr>
                                          <w:sz w:val="56"/>
                                          <w:szCs w:val="56"/>
                                        </w:rPr>
                                        <w:t>2</w:t>
                                      </w:r>
                                    </w:p>
                                  </w:sdtContent>
                                </w:sdt>
                                <w:p w14:paraId="51F52275" w14:textId="77777777" w:rsidR="00004012" w:rsidRPr="00A30022" w:rsidRDefault="00000000" w:rsidP="00004012">
                                  <w:pPr>
                                    <w:pStyle w:val="Title"/>
                                    <w:jc w:val="center"/>
                                    <w:rPr>
                                      <w:sz w:val="56"/>
                                      <w:szCs w:val="56"/>
                                    </w:rPr>
                                  </w:pPr>
                                  <w:sdt>
                                    <w:sdtPr>
                                      <w:rPr>
                                        <w:color w:val="000000" w:themeColor="text1"/>
                                        <w:sz w:val="56"/>
                                        <w:szCs w:val="56"/>
                                      </w:rPr>
                                      <w:id w:val="-227377777"/>
                                      <w:placeholder>
                                        <w:docPart w:val="9DAB539D323D4B7FA222C633803DD47E"/>
                                      </w:placeholder>
                                      <w15:appearance w15:val="hidden"/>
                                    </w:sdtPr>
                                    <w:sdtContent>
                                      <w:r w:rsidR="00004012">
                                        <w:rPr>
                                          <w:color w:val="000000" w:themeColor="text1"/>
                                          <w:sz w:val="56"/>
                                          <w:szCs w:val="56"/>
                                        </w:rPr>
                                        <w:t>D212</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7FC302F" id="_x0000_t202" coordsize="21600,21600" o:spt="202" path="m,l,21600r21600,l21600,xe">
                      <v:stroke joinstyle="miter"/>
                      <v:path gradientshapeok="t" o:connecttype="rect"/>
                    </v:shapetype>
                    <v:shape id="Text Box 8" o:spid="_x0000_s1026" type="#_x0000_t202" style="width:404.6pt;height:1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" filled="f" stroked="f" strokeweight=".5pt">
                      <v:textbox>
                        <w:txbxContent>
                          <w:sdt>
                            <w:sdtPr>
                              <w:rPr>
                                <w:sz w:val="56"/>
                                <w:szCs w:val="56"/>
                              </w:rPr>
                              <w:id w:val="-275951187"/>
                              <w:placeholder>
                                <w:docPart w:val="1167A12A8B024423A05C061B76715451"/>
                              </w:placeholder>
                              <w15:appearance w15:val="hidden"/>
                            </w:sdtPr>
                            <w:sdtContent>
                              <w:p w14:paraId="0623B71C" w14:textId="77777777" w:rsidR="00004012" w:rsidRPr="00A30022" w:rsidRDefault="00004012" w:rsidP="00004012">
                                <w:pPr>
                                  <w:pStyle w:val="MastheadTItle"/>
                                  <w:rPr>
                                    <w:sz w:val="56"/>
                                    <w:szCs w:val="56"/>
                                  </w:rPr>
                                </w:pPr>
                                <w:r w:rsidRPr="00A30022">
                                  <w:rPr>
                                    <w:sz w:val="56"/>
                                    <w:szCs w:val="56"/>
                                  </w:rPr>
                                  <w:t xml:space="preserve"> </w:t>
                                </w:r>
                                <w:r>
                                  <w:rPr>
                                    <w:sz w:val="56"/>
                                    <w:szCs w:val="56"/>
                                  </w:rPr>
                                  <w:t>PERFORMANCE ASSESSMENT OF</w:t>
                                </w:r>
                              </w:p>
                              <w:p w14:paraId="23345D0E" w14:textId="77777777" w:rsidR="00004012" w:rsidRDefault="00004012" w:rsidP="00004012">
                                <w:pPr>
                                  <w:pStyle w:val="MastheadTItle"/>
                                  <w:rPr>
                                    <w:sz w:val="56"/>
                                    <w:szCs w:val="56"/>
                                  </w:rPr>
                                </w:pPr>
                                <w:r>
                                  <w:rPr>
                                    <w:sz w:val="56"/>
                                    <w:szCs w:val="56"/>
                                  </w:rPr>
                                  <w:t>DATA MINING II</w:t>
                                </w:r>
                              </w:p>
                              <w:p w14:paraId="2AE29830" w14:textId="633BA7EA" w:rsidR="00004012" w:rsidRPr="00A30022" w:rsidRDefault="00004012" w:rsidP="00004012">
                                <w:pPr>
                                  <w:pStyle w:val="MastheadTItle"/>
                                  <w:rPr>
                                    <w:sz w:val="56"/>
                                    <w:szCs w:val="56"/>
                                  </w:rPr>
                                </w:pPr>
                                <w:r>
                                  <w:rPr>
                                    <w:sz w:val="56"/>
                                    <w:szCs w:val="56"/>
                                  </w:rPr>
                                  <w:t>TASK</w:t>
                                </w:r>
                                <w:r w:rsidR="00995F8E">
                                  <w:rPr>
                                    <w:sz w:val="56"/>
                                    <w:szCs w:val="56"/>
                                  </w:rPr>
                                  <w:t>2</w:t>
                                </w:r>
                              </w:p>
                            </w:sdtContent>
                          </w:sdt>
                          <w:p w14:paraId="51F52275" w14:textId="77777777" w:rsidR="00004012" w:rsidRPr="00A30022" w:rsidRDefault="00000000" w:rsidP="00004012">
                            <w:pPr>
                              <w:pStyle w:val="Title"/>
                              <w:jc w:val="center"/>
                              <w:rPr>
                                <w:sz w:val="56"/>
                                <w:szCs w:val="56"/>
                              </w:rPr>
                            </w:pPr>
                            <w:sdt>
                              <w:sdtPr>
                                <w:rPr>
                                  <w:color w:val="000000" w:themeColor="text1"/>
                                  <w:sz w:val="56"/>
                                  <w:szCs w:val="56"/>
                                </w:rPr>
                                <w:id w:val="-227377777"/>
                                <w:placeholder>
                                  <w:docPart w:val="9DAB539D323D4B7FA222C633803DD47E"/>
                                </w:placeholder>
                                <w15:appearance w15:val="hidden"/>
                              </w:sdtPr>
                              <w:sdtContent>
                                <w:r w:rsidR="00004012">
                                  <w:rPr>
                                    <w:color w:val="000000" w:themeColor="text1"/>
                                    <w:sz w:val="56"/>
                                    <w:szCs w:val="56"/>
                                  </w:rPr>
                                  <w:t>D212</w:t>
                                </w:r>
                              </w:sdtContent>
                            </w:sdt>
                          </w:p>
                        </w:txbxContent>
                      </v:textbox>
                      <w10:anchorlock/>
                    </v:shape>
                  </w:pict>
                </mc:Fallback>
              </mc:AlternateContent>
            </w:r>
          </w:p>
          <w:p w14:paraId="76297158" w14:textId="77777777" w:rsidR="00004012" w:rsidRDefault="00004012" w:rsidP="003D0AB3">
            <w:r>
              <w:rPr>
                <w:noProof/>
              </w:rPr>
              <mc:AlternateContent>
                <mc:Choice Requires="wps">
                  <w:drawing>
                    <wp:inline distT="0" distB="0" distL="0" distR="0" wp14:anchorId="44470525" wp14:editId="739D3168">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E758169"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" strokecolor="white [3212]" strokeweight="6pt">
                      <v:stroke joinstyle="miter"/>
                      <w10:anchorlock/>
                    </v:line>
                  </w:pict>
                </mc:Fallback>
              </mc:AlternateContent>
            </w:r>
          </w:p>
          <w:p w14:paraId="2EEE37B4" w14:textId="77777777" w:rsidR="00004012" w:rsidRDefault="00004012" w:rsidP="003D0AB3">
            <w:r>
              <w:rPr>
                <w:noProof/>
              </w:rPr>
              <mc:AlternateContent>
                <mc:Choice Requires="wps">
                  <w:drawing>
                    <wp:inline distT="0" distB="0" distL="0" distR="0" wp14:anchorId="707D623B" wp14:editId="152E7097">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2A919E83" w14:textId="77777777" w:rsidR="00004012" w:rsidRPr="00A30022" w:rsidRDefault="00004012" w:rsidP="00004012">
                                  <w:pPr>
                                    <w:pStyle w:val="Subtitle"/>
                                    <w:rPr>
                                      <w:sz w:val="28"/>
                                      <w:szCs w:val="28"/>
                                    </w:rPr>
                                  </w:pPr>
                                  <w:r w:rsidRPr="00A30022">
                                    <w:rPr>
                                      <w:sz w:val="28"/>
                                      <w:szCs w:val="28"/>
                                    </w:rPr>
                                    <w:t>BY KOFFI M. GANU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07D623B"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" filled="f" stroked="f" strokeweight=".5pt">
                      <v:textbox>
                        <w:txbxContent>
                          <w:p w14:paraId="2A919E83" w14:textId="77777777" w:rsidR="00004012" w:rsidRPr="00A30022" w:rsidRDefault="00004012" w:rsidP="00004012">
                            <w:pPr>
                              <w:pStyle w:val="Subtitle"/>
                              <w:rPr>
                                <w:sz w:val="28"/>
                                <w:szCs w:val="28"/>
                              </w:rPr>
                            </w:pPr>
                            <w:r w:rsidRPr="00A30022">
                              <w:rPr>
                                <w:sz w:val="28"/>
                                <w:szCs w:val="28"/>
                              </w:rPr>
                              <w:t>BY KOFFI M. GANU</w:t>
                            </w:r>
                          </w:p>
                        </w:txbxContent>
                      </v:textbox>
                      <w10:anchorlock/>
                    </v:shape>
                  </w:pict>
                </mc:Fallback>
              </mc:AlternateContent>
            </w:r>
          </w:p>
        </w:tc>
      </w:tr>
      <w:tr w:rsidR="00004012" w14:paraId="49AC2A17" w14:textId="77777777" w:rsidTr="003D0AB3">
        <w:trPr>
          <w:trHeight w:val="3814"/>
        </w:trPr>
        <w:tc>
          <w:tcPr>
            <w:tcW w:w="8541" w:type="dxa"/>
            <w:tcBorders>
              <w:top w:val="nil"/>
              <w:left w:val="nil"/>
              <w:bottom w:val="nil"/>
              <w:right w:val="nil"/>
            </w:tcBorders>
            <w:vAlign w:val="bottom"/>
          </w:tcPr>
          <w:p w14:paraId="1FD19E25" w14:textId="77777777" w:rsidR="00004012" w:rsidRDefault="00004012" w:rsidP="003D0AB3">
            <w:pPr>
              <w:rPr>
                <w:noProof/>
              </w:rPr>
            </w:pPr>
            <w:r>
              <w:rPr>
                <w:noProof/>
              </w:rPr>
              <mc:AlternateContent>
                <mc:Choice Requires="wps">
                  <w:drawing>
                    <wp:inline distT="0" distB="0" distL="0" distR="0" wp14:anchorId="31A20DC6" wp14:editId="30F73242">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14D1510C" w14:textId="77777777" w:rsidR="00004012" w:rsidRPr="004B7E44" w:rsidRDefault="00004012" w:rsidP="00004012">
                                  <w:pPr>
                                    <w:pStyle w:val="Heading1"/>
                                  </w:pPr>
                                  <w:r>
                                    <w:t>MSDA MAY 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1A20DC6"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" filled="f" stroked="f" strokeweight=".5pt">
                      <v:textbox>
                        <w:txbxContent>
                          <w:p w14:paraId="14D1510C" w14:textId="77777777" w:rsidR="00004012" w:rsidRPr="004B7E44" w:rsidRDefault="00004012" w:rsidP="00004012">
                            <w:pPr>
                              <w:pStyle w:val="Heading1"/>
                            </w:pPr>
                            <w:r>
                              <w:t>MSDA MAY 2022</w:t>
                            </w:r>
                          </w:p>
                        </w:txbxContent>
                      </v:textbox>
                      <w10:anchorlock/>
                    </v:shape>
                  </w:pict>
                </mc:Fallback>
              </mc:AlternateContent>
            </w:r>
          </w:p>
          <w:p w14:paraId="47ACC270" w14:textId="77777777" w:rsidR="00004012" w:rsidRDefault="00004012" w:rsidP="003D0AB3">
            <w:pPr>
              <w:rPr>
                <w:noProof/>
              </w:rPr>
            </w:pPr>
            <w:r>
              <w:rPr>
                <w:noProof/>
              </w:rPr>
              <mc:AlternateContent>
                <mc:Choice Requires="wps">
                  <w:drawing>
                    <wp:inline distT="0" distB="0" distL="0" distR="0" wp14:anchorId="164FD2D7" wp14:editId="0F5832D0">
                      <wp:extent cx="2524259" cy="742950"/>
                      <wp:effectExtent l="0" t="0" r="0" b="0"/>
                      <wp:docPr id="7" name="Text Box 7"/>
                      <wp:cNvGraphicFramePr/>
                      <a:graphic xmlns:a="http://schemas.openxmlformats.org/drawingml/2006/main">
                        <a:graphicData uri="http://schemas.microsoft.com/office/word/2010/wordprocessingShape">
                          <wps:wsp>
                            <wps:cNvSpPr txBox="1"/>
                            <wps:spPr>
                              <a:xfrm>
                                <a:off x="0" y="0"/>
                                <a:ext cx="2524259" cy="742950"/>
                              </a:xfrm>
                              <a:prstGeom prst="rect">
                                <a:avLst/>
                              </a:prstGeom>
                              <a:noFill/>
                              <a:ln w="6350">
                                <a:noFill/>
                              </a:ln>
                            </wps:spPr>
                            <wps:txbx>
                              <w:txbxContent>
                                <w:p w14:paraId="65D28686" w14:textId="77777777" w:rsidR="00004012" w:rsidRDefault="00004012" w:rsidP="00004012">
                                  <w:r>
                                    <w:t>AT WGU</w:t>
                                  </w:r>
                                </w:p>
                                <w:p w14:paraId="587FBEE9" w14:textId="77777777" w:rsidR="00004012" w:rsidRPr="002137BB" w:rsidRDefault="00004012" w:rsidP="00004012">
                                  <w:pPr>
                                    <w:rPr>
                                      <w:sz w:val="22"/>
                                    </w:rPr>
                                  </w:pPr>
                                  <w:r w:rsidRPr="002137BB">
                                    <w:rPr>
                                      <w:sz w:val="22"/>
                                    </w:rPr>
                                    <w:t xml:space="preserve">INSTRUCTOR: </w:t>
                                  </w:r>
                                  <w:r>
                                    <w:rPr>
                                      <w:sz w:val="22"/>
                                    </w:rPr>
                                    <w:t>KESSELLY KAMARA</w:t>
                                  </w:r>
                                </w:p>
                                <w:p w14:paraId="37CBD0A1" w14:textId="77777777" w:rsidR="00004012" w:rsidRPr="004B7E44" w:rsidRDefault="00004012" w:rsidP="0000401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64FD2D7" id="Text Box 7" o:spid="_x0000_s1029" type="#_x0000_t202" style="width:198.75pt;height:5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" filled="f" stroked="f" strokeweight=".5pt">
                      <v:textbox>
                        <w:txbxContent>
                          <w:p w14:paraId="65D28686" w14:textId="77777777" w:rsidR="00004012" w:rsidRDefault="00004012" w:rsidP="00004012">
                            <w:r>
                              <w:t>AT WGU</w:t>
                            </w:r>
                          </w:p>
                          <w:p w14:paraId="587FBEE9" w14:textId="77777777" w:rsidR="00004012" w:rsidRPr="002137BB" w:rsidRDefault="00004012" w:rsidP="00004012">
                            <w:pPr>
                              <w:rPr>
                                <w:sz w:val="22"/>
                              </w:rPr>
                            </w:pPr>
                            <w:r w:rsidRPr="002137BB">
                              <w:rPr>
                                <w:sz w:val="22"/>
                              </w:rPr>
                              <w:t xml:space="preserve">INSTRUCTOR: </w:t>
                            </w:r>
                            <w:r>
                              <w:rPr>
                                <w:sz w:val="22"/>
                              </w:rPr>
                              <w:t>KESSELLY KAMARA</w:t>
                            </w:r>
                          </w:p>
                          <w:p w14:paraId="37CBD0A1" w14:textId="77777777" w:rsidR="00004012" w:rsidRPr="004B7E44" w:rsidRDefault="00004012" w:rsidP="00004012"/>
                        </w:txbxContent>
                      </v:textbox>
                      <w10:anchorlock/>
                    </v:shape>
                  </w:pict>
                </mc:Fallback>
              </mc:AlternateContent>
            </w:r>
            <w:r>
              <w:rPr>
                <w:noProof/>
              </w:rPr>
              <mc:AlternateContent>
                <mc:Choice Requires="wps">
                  <w:drawing>
                    <wp:inline distT="0" distB="0" distL="0" distR="0" wp14:anchorId="45A20B96" wp14:editId="74A351E8">
                      <wp:extent cx="90170" cy="118745"/>
                      <wp:effectExtent l="19050" t="0" r="5080" b="0"/>
                      <wp:docPr id="10" name="Text Box 10"/>
                      <wp:cNvGraphicFramePr/>
                      <a:graphic xmlns:a="http://schemas.openxmlformats.org/drawingml/2006/main">
                        <a:graphicData uri="http://schemas.microsoft.com/office/word/2010/wordprocessingShape">
                          <wps:wsp>
                            <wps:cNvSpPr txBox="1"/>
                            <wps:spPr>
                              <a:xfrm flipH="1" flipV="1">
                                <a:off x="0" y="0"/>
                                <a:ext cx="90170" cy="118745"/>
                              </a:xfrm>
                              <a:prstGeom prst="rect">
                                <a:avLst/>
                              </a:prstGeom>
                              <a:noFill/>
                              <a:ln w="6350">
                                <a:noFill/>
                              </a:ln>
                            </wps:spPr>
                            <wps:txbx>
                              <w:txbxContent>
                                <w:p w14:paraId="6A65FF44" w14:textId="77777777" w:rsidR="00004012" w:rsidRDefault="00004012" w:rsidP="00004012">
                                  <w:r>
                                    <w:t>Phone</w:t>
                                  </w:r>
                                </w:p>
                                <w:p w14:paraId="65FEC0A6" w14:textId="77777777" w:rsidR="00004012" w:rsidRPr="004B7E44" w:rsidRDefault="00004012" w:rsidP="00004012">
                                  <w:r>
                                    <w:t>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5A20B96" id="Text Box 10" o:spid="_x0000_s1030" type="#_x0000_t202" style="width:7.1pt;height:9.35pt;flip:x 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" filled="f" stroked="f" strokeweight=".5pt">
                      <v:textbox>
                        <w:txbxContent>
                          <w:p w14:paraId="6A65FF44" w14:textId="77777777" w:rsidR="00004012" w:rsidRDefault="00004012" w:rsidP="00004012">
                            <w:r>
                              <w:t>Phone</w:t>
                            </w:r>
                          </w:p>
                          <w:p w14:paraId="65FEC0A6" w14:textId="77777777" w:rsidR="00004012" w:rsidRPr="004B7E44" w:rsidRDefault="00004012" w:rsidP="00004012">
                            <w:r>
                              <w:t>Email</w:t>
                            </w:r>
                          </w:p>
                        </w:txbxContent>
                      </v:textbox>
                      <w10:anchorlock/>
                    </v:shape>
                  </w:pict>
                </mc:Fallback>
              </mc:AlternateContent>
            </w:r>
          </w:p>
        </w:tc>
      </w:tr>
    </w:tbl>
    <w:p w14:paraId="6CD7814E" w14:textId="77777777" w:rsidR="00004012" w:rsidRDefault="00004012" w:rsidP="00004012">
      <w:r>
        <w:rPr>
          <w:noProof/>
        </w:rPr>
        <mc:AlternateContent>
          <mc:Choice Requires="wps">
            <w:drawing>
              <wp:anchor distT="0" distB="0" distL="114300" distR="114300" simplePos="0" relativeHeight="251658241" behindDoc="1" locked="0" layoutInCell="1" allowOverlap="1" wp14:anchorId="388A1802" wp14:editId="24C7DFC4">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BF3E27" id="Rectangle 2" o:spid="_x0000_s1026" alt="colored rectangle" style="position:absolute;margin-left:-57.6pt;margin-top:162.2pt;width:531.35pt;height:471.2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" fillcolor="#4472c4 [3204]" stroked="f" strokeweight="1pt">
                <w10:wrap anchory="page"/>
              </v:rect>
            </w:pict>
          </mc:Fallback>
        </mc:AlternateContent>
      </w:r>
    </w:p>
    <w:p w14:paraId="22887C15" w14:textId="77777777" w:rsidR="00004012" w:rsidRPr="002137BB" w:rsidRDefault="00004012" w:rsidP="00004012">
      <w:pPr>
        <w:spacing w:after="200"/>
      </w:pPr>
      <w:r>
        <w:br w:type="page"/>
      </w:r>
    </w:p>
    <w:p w14:paraId="690CF716" w14:textId="77777777" w:rsidR="00004012" w:rsidRDefault="00004012" w:rsidP="00004012">
      <w:pPr>
        <w:pStyle w:val="NoSpacing"/>
        <w:rPr>
          <w:rFonts w:ascii="Times New Roman" w:hAnsi="Times New Roman"/>
          <w:b/>
          <w:bCs/>
          <w:sz w:val="24"/>
          <w:szCs w:val="24"/>
          <w:u w:val="single"/>
        </w:rPr>
      </w:pPr>
      <w:r w:rsidRPr="004C772B">
        <w:rPr>
          <w:rFonts w:ascii="Times New Roman" w:hAnsi="Times New Roman"/>
          <w:b/>
          <w:bCs/>
          <w:sz w:val="24"/>
          <w:szCs w:val="24"/>
          <w:u w:val="single"/>
        </w:rPr>
        <w:lastRenderedPageBreak/>
        <w:t>INTRODUCTION</w:t>
      </w:r>
    </w:p>
    <w:p w14:paraId="316FEF72" w14:textId="77777777" w:rsidR="00004012" w:rsidRPr="004C772B" w:rsidRDefault="00004012" w:rsidP="00004012">
      <w:pPr>
        <w:pStyle w:val="NoSpacing"/>
        <w:rPr>
          <w:rFonts w:ascii="Times New Roman" w:hAnsi="Times New Roman"/>
          <w:b/>
          <w:bCs/>
          <w:sz w:val="24"/>
          <w:szCs w:val="24"/>
          <w:u w:val="single"/>
        </w:rPr>
      </w:pPr>
    </w:p>
    <w:p w14:paraId="2736FDCB" w14:textId="5BA32D1B" w:rsidR="00004012" w:rsidRDefault="00004012" w:rsidP="00004012">
      <w:pPr>
        <w:pStyle w:val="NoSpacing"/>
        <w:rPr>
          <w:rFonts w:ascii="Times New Roman" w:hAnsi="Times New Roman"/>
          <w:b/>
          <w:bCs/>
          <w:sz w:val="24"/>
          <w:szCs w:val="24"/>
          <w:u w:val="single"/>
        </w:rPr>
      </w:pPr>
      <w:r w:rsidRPr="004C772B">
        <w:rPr>
          <w:rFonts w:ascii="Times New Roman" w:hAnsi="Times New Roman"/>
          <w:sz w:val="24"/>
          <w:szCs w:val="24"/>
        </w:rPr>
        <w:t>People often say in business: “It takes a month to find a customer but a second to lose one.” The primary goal of any company is to maintain its customers as long as possible. It is with this in mind that, especially with the advent of the use of data, these companies hire data specialists (Data analysts, Data scientists) for strategies and recommendations for the improvement of their company’s services. In the rest of our project, we will</w:t>
      </w:r>
      <w:r>
        <w:rPr>
          <w:rFonts w:ascii="Times New Roman" w:hAnsi="Times New Roman"/>
          <w:sz w:val="24"/>
          <w:szCs w:val="24"/>
        </w:rPr>
        <w:t xml:space="preserve"> use</w:t>
      </w:r>
      <w:r w:rsidR="00C170A0">
        <w:rPr>
          <w:rFonts w:ascii="Times New Roman" w:hAnsi="Times New Roman"/>
          <w:sz w:val="24"/>
          <w:szCs w:val="24"/>
        </w:rPr>
        <w:t xml:space="preserve"> </w:t>
      </w:r>
      <w:r w:rsidR="0026758C">
        <w:rPr>
          <w:rFonts w:ascii="Times New Roman" w:hAnsi="Times New Roman"/>
          <w:sz w:val="24"/>
          <w:szCs w:val="24"/>
        </w:rPr>
        <w:t xml:space="preserve">the </w:t>
      </w:r>
      <w:r w:rsidR="00C170A0">
        <w:rPr>
          <w:rFonts w:ascii="Times New Roman" w:hAnsi="Times New Roman"/>
          <w:sz w:val="24"/>
          <w:szCs w:val="24"/>
        </w:rPr>
        <w:t>prin</w:t>
      </w:r>
      <w:r w:rsidR="00A36926">
        <w:rPr>
          <w:rFonts w:ascii="Times New Roman" w:hAnsi="Times New Roman"/>
          <w:sz w:val="24"/>
          <w:szCs w:val="24"/>
        </w:rPr>
        <w:t>cipal component</w:t>
      </w:r>
      <w:r w:rsidR="001715CF">
        <w:rPr>
          <w:rFonts w:ascii="Times New Roman" w:hAnsi="Times New Roman"/>
          <w:sz w:val="24"/>
          <w:szCs w:val="24"/>
        </w:rPr>
        <w:t xml:space="preserve"> </w:t>
      </w:r>
      <w:r w:rsidR="00FE3755">
        <w:rPr>
          <w:rFonts w:ascii="Times New Roman" w:hAnsi="Times New Roman"/>
          <w:sz w:val="24"/>
          <w:szCs w:val="24"/>
        </w:rPr>
        <w:t>analysis (PCA)</w:t>
      </w:r>
      <w:r>
        <w:rPr>
          <w:rFonts w:ascii="Times New Roman" w:hAnsi="Times New Roman"/>
          <w:sz w:val="24"/>
          <w:szCs w:val="24"/>
        </w:rPr>
        <w:t xml:space="preserve"> method to</w:t>
      </w:r>
      <w:r w:rsidR="00AB4578">
        <w:rPr>
          <w:rFonts w:ascii="Times New Roman" w:hAnsi="Times New Roman"/>
          <w:sz w:val="24"/>
          <w:szCs w:val="24"/>
        </w:rPr>
        <w:t xml:space="preserve"> analyze the data set provided</w:t>
      </w:r>
      <w:r w:rsidR="001715CF">
        <w:rPr>
          <w:rFonts w:ascii="Times New Roman" w:hAnsi="Times New Roman"/>
          <w:sz w:val="24"/>
          <w:szCs w:val="24"/>
        </w:rPr>
        <w:t xml:space="preserve"> </w:t>
      </w:r>
      <w:r w:rsidR="00E02282">
        <w:rPr>
          <w:rFonts w:ascii="Times New Roman" w:hAnsi="Times New Roman"/>
          <w:sz w:val="24"/>
          <w:szCs w:val="24"/>
        </w:rPr>
        <w:t>to</w:t>
      </w:r>
      <w:r>
        <w:rPr>
          <w:rFonts w:ascii="Times New Roman" w:hAnsi="Times New Roman"/>
          <w:sz w:val="24"/>
          <w:szCs w:val="24"/>
        </w:rPr>
        <w:t xml:space="preserve"> identify the </w:t>
      </w:r>
      <w:r w:rsidR="00E11DDE">
        <w:rPr>
          <w:rFonts w:ascii="Times New Roman" w:hAnsi="Times New Roman"/>
          <w:sz w:val="24"/>
          <w:szCs w:val="24"/>
        </w:rPr>
        <w:t>principal variable</w:t>
      </w:r>
      <w:r w:rsidR="000402C9">
        <w:rPr>
          <w:rFonts w:ascii="Times New Roman" w:hAnsi="Times New Roman"/>
          <w:sz w:val="24"/>
          <w:szCs w:val="24"/>
        </w:rPr>
        <w:t>, ultimately</w:t>
      </w:r>
      <w:r w:rsidR="00CC1439">
        <w:rPr>
          <w:rFonts w:ascii="Times New Roman" w:hAnsi="Times New Roman"/>
          <w:sz w:val="24"/>
          <w:szCs w:val="24"/>
        </w:rPr>
        <w:t xml:space="preserve"> allowing strategic decision-making</w:t>
      </w:r>
      <w:r w:rsidR="00B41F61">
        <w:rPr>
          <w:rFonts w:ascii="Times New Roman" w:hAnsi="Times New Roman"/>
          <w:sz w:val="24"/>
          <w:szCs w:val="24"/>
        </w:rPr>
        <w:t>.</w:t>
      </w:r>
    </w:p>
    <w:p w14:paraId="03B31F4E" w14:textId="77777777" w:rsidR="00004012" w:rsidRPr="004C772B" w:rsidRDefault="00004012" w:rsidP="00004012">
      <w:pPr>
        <w:pStyle w:val="NoSpacing"/>
        <w:rPr>
          <w:rFonts w:ascii="Times New Roman" w:hAnsi="Times New Roman"/>
          <w:b/>
          <w:bCs/>
          <w:sz w:val="24"/>
          <w:szCs w:val="24"/>
          <w:u w:val="single"/>
        </w:rPr>
      </w:pPr>
      <w:r w:rsidRPr="004C772B">
        <w:rPr>
          <w:rFonts w:ascii="Times New Roman" w:hAnsi="Times New Roman"/>
          <w:b/>
          <w:bCs/>
          <w:sz w:val="24"/>
          <w:szCs w:val="24"/>
          <w:u w:val="single"/>
        </w:rPr>
        <w:t>PART I/</w:t>
      </w:r>
    </w:p>
    <w:p w14:paraId="09C49C8D" w14:textId="77777777" w:rsidR="00004012" w:rsidRPr="004C772B" w:rsidRDefault="00004012" w:rsidP="00004012">
      <w:pPr>
        <w:pStyle w:val="NoSpacing"/>
        <w:rPr>
          <w:rFonts w:ascii="Times New Roman" w:hAnsi="Times New Roman"/>
          <w:sz w:val="24"/>
          <w:szCs w:val="24"/>
        </w:rPr>
      </w:pPr>
    </w:p>
    <w:p w14:paraId="56B67CF3" w14:textId="77777777" w:rsidR="00004012" w:rsidRPr="004C772B" w:rsidRDefault="00004012" w:rsidP="00004012">
      <w:pPr>
        <w:pStyle w:val="NoSpacing"/>
        <w:rPr>
          <w:rFonts w:ascii="Times New Roman" w:hAnsi="Times New Roman"/>
          <w:sz w:val="24"/>
          <w:szCs w:val="24"/>
        </w:rPr>
      </w:pPr>
      <w:r w:rsidRPr="004C772B">
        <w:rPr>
          <w:rFonts w:ascii="Times New Roman" w:hAnsi="Times New Roman"/>
          <w:sz w:val="24"/>
          <w:szCs w:val="24"/>
        </w:rPr>
        <w:t xml:space="preserve">A1- </w:t>
      </w:r>
    </w:p>
    <w:p w14:paraId="31E46B2B" w14:textId="77777777" w:rsidR="00004012" w:rsidRDefault="00004012" w:rsidP="00004012">
      <w:pPr>
        <w:pStyle w:val="NoSpacing"/>
        <w:rPr>
          <w:rFonts w:ascii="Times New Roman" w:hAnsi="Times New Roman"/>
          <w:sz w:val="24"/>
          <w:szCs w:val="24"/>
        </w:rPr>
      </w:pPr>
      <w:r w:rsidRPr="004C772B">
        <w:rPr>
          <w:rFonts w:ascii="Times New Roman" w:hAnsi="Times New Roman"/>
          <w:sz w:val="24"/>
          <w:szCs w:val="24"/>
        </w:rPr>
        <w:t xml:space="preserve">What </w:t>
      </w:r>
      <w:r>
        <w:rPr>
          <w:rFonts w:ascii="Times New Roman" w:hAnsi="Times New Roman"/>
          <w:sz w:val="24"/>
          <w:szCs w:val="24"/>
        </w:rPr>
        <w:t>is the profile of the customers who are most likely to churn?</w:t>
      </w:r>
    </w:p>
    <w:p w14:paraId="22F011E3" w14:textId="77777777" w:rsidR="00004012" w:rsidRPr="004C772B" w:rsidRDefault="00004012" w:rsidP="00004012">
      <w:pPr>
        <w:pStyle w:val="NoSpacing"/>
        <w:rPr>
          <w:rFonts w:ascii="Times New Roman" w:hAnsi="Times New Roman"/>
          <w:sz w:val="24"/>
          <w:szCs w:val="24"/>
        </w:rPr>
      </w:pPr>
    </w:p>
    <w:p w14:paraId="6EEAECF5" w14:textId="77777777" w:rsidR="00004012" w:rsidRDefault="00004012" w:rsidP="00004012">
      <w:pPr>
        <w:pStyle w:val="NoSpacing"/>
        <w:rPr>
          <w:rFonts w:ascii="Times New Roman" w:hAnsi="Times New Roman"/>
          <w:sz w:val="24"/>
          <w:szCs w:val="24"/>
        </w:rPr>
      </w:pPr>
      <w:r w:rsidRPr="004C772B">
        <w:rPr>
          <w:rFonts w:ascii="Times New Roman" w:hAnsi="Times New Roman"/>
          <w:sz w:val="24"/>
          <w:szCs w:val="24"/>
        </w:rPr>
        <w:t xml:space="preserve">A2- </w:t>
      </w:r>
    </w:p>
    <w:p w14:paraId="45915562" w14:textId="06F2FF63" w:rsidR="00004012" w:rsidRPr="008271C9" w:rsidRDefault="00004012" w:rsidP="00004012">
      <w:pPr>
        <w:pStyle w:val="NoSpacing"/>
        <w:rPr>
          <w:rFonts w:ascii="Times New Roman" w:hAnsi="Times New Roman"/>
          <w:b/>
          <w:bCs/>
          <w:sz w:val="24"/>
          <w:szCs w:val="24"/>
        </w:rPr>
      </w:pPr>
      <w:r>
        <w:rPr>
          <w:rFonts w:ascii="Times New Roman" w:hAnsi="Times New Roman"/>
          <w:sz w:val="24"/>
          <w:szCs w:val="24"/>
        </w:rPr>
        <w:t xml:space="preserve">Our goal is to identify the key factors that contribute to customer churn. By applying </w:t>
      </w:r>
      <w:r w:rsidR="00465925">
        <w:rPr>
          <w:rFonts w:ascii="Times New Roman" w:hAnsi="Times New Roman"/>
          <w:sz w:val="24"/>
          <w:szCs w:val="24"/>
        </w:rPr>
        <w:t>the principal component analysis</w:t>
      </w:r>
      <w:r w:rsidR="00F818C0">
        <w:rPr>
          <w:rFonts w:ascii="Times New Roman" w:hAnsi="Times New Roman"/>
          <w:sz w:val="24"/>
          <w:szCs w:val="24"/>
        </w:rPr>
        <w:t xml:space="preserve"> (PCA),</w:t>
      </w:r>
      <w:r>
        <w:rPr>
          <w:rFonts w:ascii="Times New Roman" w:hAnsi="Times New Roman"/>
          <w:sz w:val="24"/>
          <w:szCs w:val="24"/>
        </w:rPr>
        <w:t xml:space="preserve"> </w:t>
      </w:r>
      <w:r w:rsidR="00E6190A">
        <w:rPr>
          <w:rFonts w:ascii="Times New Roman" w:hAnsi="Times New Roman"/>
          <w:sz w:val="24"/>
          <w:szCs w:val="24"/>
        </w:rPr>
        <w:t xml:space="preserve">we can </w:t>
      </w:r>
      <w:r w:rsidR="00487C05">
        <w:rPr>
          <w:rFonts w:ascii="Times New Roman" w:hAnsi="Times New Roman"/>
          <w:sz w:val="24"/>
          <w:szCs w:val="24"/>
        </w:rPr>
        <w:t>determine the most significant</w:t>
      </w:r>
      <w:r w:rsidR="00C56C2F">
        <w:rPr>
          <w:rFonts w:ascii="Times New Roman" w:hAnsi="Times New Roman"/>
          <w:sz w:val="24"/>
          <w:szCs w:val="24"/>
        </w:rPr>
        <w:t xml:space="preserve"> variables </w:t>
      </w:r>
      <w:r w:rsidR="00524E6B">
        <w:rPr>
          <w:rFonts w:ascii="Times New Roman" w:hAnsi="Times New Roman"/>
          <w:sz w:val="24"/>
          <w:szCs w:val="24"/>
        </w:rPr>
        <w:t>contributing</w:t>
      </w:r>
      <w:r w:rsidR="00C56C2F">
        <w:rPr>
          <w:rFonts w:ascii="Times New Roman" w:hAnsi="Times New Roman"/>
          <w:sz w:val="24"/>
          <w:szCs w:val="24"/>
        </w:rPr>
        <w:t xml:space="preserve"> </w:t>
      </w:r>
      <w:r w:rsidR="001F4342">
        <w:rPr>
          <w:rFonts w:ascii="Times New Roman" w:hAnsi="Times New Roman"/>
          <w:sz w:val="24"/>
          <w:szCs w:val="24"/>
        </w:rPr>
        <w:t>to churn and gain insights</w:t>
      </w:r>
      <w:r w:rsidR="00616FB8">
        <w:rPr>
          <w:rFonts w:ascii="Times New Roman" w:hAnsi="Times New Roman"/>
          <w:sz w:val="24"/>
          <w:szCs w:val="24"/>
        </w:rPr>
        <w:t xml:space="preserve"> into customer behavior patterns.</w:t>
      </w:r>
    </w:p>
    <w:p w14:paraId="73857D78" w14:textId="77777777" w:rsidR="00004012" w:rsidRDefault="00004012" w:rsidP="00004012">
      <w:pPr>
        <w:pStyle w:val="NoSpacing"/>
        <w:rPr>
          <w:rFonts w:asciiTheme="majorHAnsi" w:hAnsiTheme="majorHAnsi" w:cstheme="majorHAnsi"/>
          <w:b/>
          <w:bCs/>
          <w:sz w:val="24"/>
          <w:szCs w:val="24"/>
          <w:u w:val="single"/>
        </w:rPr>
      </w:pPr>
    </w:p>
    <w:p w14:paraId="632B61DF" w14:textId="77777777" w:rsidR="00004012" w:rsidRPr="00C96BB6" w:rsidRDefault="00004012" w:rsidP="00004012">
      <w:pPr>
        <w:pStyle w:val="NoSpacing"/>
        <w:rPr>
          <w:rFonts w:ascii="Times New Roman" w:hAnsi="Times New Roman"/>
          <w:b/>
          <w:bCs/>
          <w:sz w:val="24"/>
          <w:szCs w:val="24"/>
          <w:u w:val="single"/>
        </w:rPr>
      </w:pPr>
      <w:r w:rsidRPr="00C96BB6">
        <w:rPr>
          <w:rFonts w:ascii="Times New Roman" w:hAnsi="Times New Roman"/>
          <w:b/>
          <w:bCs/>
          <w:sz w:val="24"/>
          <w:szCs w:val="24"/>
          <w:u w:val="single"/>
        </w:rPr>
        <w:t>PART II/</w:t>
      </w:r>
    </w:p>
    <w:p w14:paraId="12569CD4" w14:textId="77777777" w:rsidR="00004012" w:rsidRPr="007E18B7" w:rsidRDefault="00004012" w:rsidP="00004012">
      <w:pPr>
        <w:pStyle w:val="NoSpacing"/>
        <w:rPr>
          <w:rFonts w:asciiTheme="majorHAnsi" w:hAnsiTheme="majorHAnsi" w:cstheme="majorHAnsi"/>
          <w:b/>
          <w:bCs/>
          <w:sz w:val="22"/>
          <w:szCs w:val="22"/>
        </w:rPr>
      </w:pPr>
    </w:p>
    <w:p w14:paraId="1FCB2B50" w14:textId="77777777" w:rsidR="00004012" w:rsidRDefault="00004012" w:rsidP="00004012">
      <w:pPr>
        <w:pStyle w:val="NoSpacing"/>
        <w:rPr>
          <w:rFonts w:ascii="Times New Roman" w:hAnsi="Times New Roman"/>
          <w:sz w:val="22"/>
          <w:szCs w:val="22"/>
        </w:rPr>
      </w:pPr>
      <w:r w:rsidRPr="005426A7">
        <w:rPr>
          <w:rFonts w:ascii="Times New Roman" w:hAnsi="Times New Roman"/>
          <w:sz w:val="24"/>
          <w:szCs w:val="24"/>
        </w:rPr>
        <w:t>B1</w:t>
      </w:r>
      <w:r w:rsidRPr="005426A7">
        <w:rPr>
          <w:rFonts w:ascii="Times New Roman" w:hAnsi="Times New Roman"/>
          <w:sz w:val="22"/>
          <w:szCs w:val="22"/>
        </w:rPr>
        <w:t xml:space="preserve"> </w:t>
      </w:r>
    </w:p>
    <w:p w14:paraId="05786F60" w14:textId="30F18718" w:rsidR="003739AC" w:rsidRDefault="00FC78F5" w:rsidP="00004012">
      <w:pPr>
        <w:pStyle w:val="NoSpacing"/>
        <w:rPr>
          <w:rFonts w:ascii="Times New Roman" w:hAnsi="Times New Roman"/>
          <w:sz w:val="22"/>
          <w:szCs w:val="22"/>
        </w:rPr>
      </w:pPr>
      <w:r>
        <w:rPr>
          <w:rFonts w:ascii="Times New Roman" w:hAnsi="Times New Roman"/>
          <w:sz w:val="22"/>
          <w:szCs w:val="22"/>
        </w:rPr>
        <w:t>The principal</w:t>
      </w:r>
      <w:r w:rsidR="00B65D3D">
        <w:rPr>
          <w:rFonts w:ascii="Times New Roman" w:hAnsi="Times New Roman"/>
          <w:sz w:val="22"/>
          <w:szCs w:val="22"/>
        </w:rPr>
        <w:t xml:space="preserve"> component anal</w:t>
      </w:r>
      <w:r w:rsidR="00354DA9">
        <w:rPr>
          <w:rFonts w:ascii="Times New Roman" w:hAnsi="Times New Roman"/>
          <w:sz w:val="22"/>
          <w:szCs w:val="22"/>
        </w:rPr>
        <w:t>y</w:t>
      </w:r>
      <w:r w:rsidR="00B65D3D">
        <w:rPr>
          <w:rFonts w:ascii="Times New Roman" w:hAnsi="Times New Roman"/>
          <w:sz w:val="22"/>
          <w:szCs w:val="22"/>
        </w:rPr>
        <w:t>sis is a wid</w:t>
      </w:r>
      <w:r w:rsidR="00354DA9">
        <w:rPr>
          <w:rFonts w:ascii="Times New Roman" w:hAnsi="Times New Roman"/>
          <w:sz w:val="22"/>
          <w:szCs w:val="22"/>
        </w:rPr>
        <w:t xml:space="preserve">ely used </w:t>
      </w:r>
      <w:r w:rsidR="006A53ED">
        <w:rPr>
          <w:rFonts w:ascii="Times New Roman" w:hAnsi="Times New Roman"/>
          <w:sz w:val="22"/>
          <w:szCs w:val="22"/>
        </w:rPr>
        <w:t>technique in data analysis and dim</w:t>
      </w:r>
      <w:r>
        <w:rPr>
          <w:rFonts w:ascii="Times New Roman" w:hAnsi="Times New Roman"/>
          <w:sz w:val="22"/>
          <w:szCs w:val="22"/>
        </w:rPr>
        <w:t>ensionality reduction</w:t>
      </w:r>
      <w:r w:rsidR="000E632D">
        <w:rPr>
          <w:rFonts w:ascii="Times New Roman" w:hAnsi="Times New Roman"/>
          <w:sz w:val="22"/>
          <w:szCs w:val="22"/>
        </w:rPr>
        <w:t xml:space="preserve">. This technique </w:t>
      </w:r>
      <w:r w:rsidR="00642D10">
        <w:rPr>
          <w:rFonts w:ascii="Times New Roman" w:hAnsi="Times New Roman"/>
          <w:sz w:val="22"/>
          <w:szCs w:val="22"/>
        </w:rPr>
        <w:t>transforms</w:t>
      </w:r>
      <w:r w:rsidR="0048694F">
        <w:rPr>
          <w:rFonts w:ascii="Times New Roman" w:hAnsi="Times New Roman"/>
          <w:sz w:val="22"/>
          <w:szCs w:val="22"/>
        </w:rPr>
        <w:t xml:space="preserve"> a high-dimensional dataset into </w:t>
      </w:r>
      <w:r w:rsidR="005D3B2F">
        <w:rPr>
          <w:rFonts w:ascii="Times New Roman" w:hAnsi="Times New Roman"/>
          <w:sz w:val="22"/>
          <w:szCs w:val="22"/>
        </w:rPr>
        <w:t>lower dimensional</w:t>
      </w:r>
      <w:r w:rsidR="002D0011">
        <w:rPr>
          <w:rFonts w:ascii="Times New Roman" w:hAnsi="Times New Roman"/>
          <w:sz w:val="22"/>
          <w:szCs w:val="22"/>
        </w:rPr>
        <w:t xml:space="preserve"> representation while retaining</w:t>
      </w:r>
      <w:r w:rsidR="002120A4">
        <w:rPr>
          <w:rFonts w:ascii="Times New Roman" w:hAnsi="Times New Roman"/>
          <w:sz w:val="22"/>
          <w:szCs w:val="22"/>
        </w:rPr>
        <w:t xml:space="preserve"> the most important information. To perform </w:t>
      </w:r>
      <w:r w:rsidR="00751A32">
        <w:rPr>
          <w:rFonts w:ascii="Times New Roman" w:hAnsi="Times New Roman"/>
          <w:sz w:val="22"/>
          <w:szCs w:val="22"/>
        </w:rPr>
        <w:t>the PCA ana</w:t>
      </w:r>
      <w:r w:rsidR="00C178E6">
        <w:rPr>
          <w:rFonts w:ascii="Times New Roman" w:hAnsi="Times New Roman"/>
          <w:sz w:val="22"/>
          <w:szCs w:val="22"/>
        </w:rPr>
        <w:t>lysis</w:t>
      </w:r>
      <w:ins w:id="0" w:author="koffi ganu">
        <w:r w:rsidR="003B109B">
          <w:rPr>
            <w:rFonts w:ascii="Times New Roman" w:hAnsi="Times New Roman"/>
            <w:sz w:val="22"/>
            <w:szCs w:val="22"/>
          </w:rPr>
          <w:t>,</w:t>
        </w:r>
      </w:ins>
      <w:r w:rsidR="009377FF">
        <w:rPr>
          <w:rFonts w:ascii="Times New Roman" w:hAnsi="Times New Roman"/>
          <w:sz w:val="22"/>
          <w:szCs w:val="22"/>
        </w:rPr>
        <w:t xml:space="preserve"> </w:t>
      </w:r>
      <w:r w:rsidR="005541FB">
        <w:rPr>
          <w:rFonts w:ascii="Times New Roman" w:hAnsi="Times New Roman"/>
          <w:sz w:val="22"/>
          <w:szCs w:val="22"/>
        </w:rPr>
        <w:t xml:space="preserve">we will follow </w:t>
      </w:r>
      <w:proofErr w:type="spellStart"/>
      <w:r w:rsidR="00C178E6">
        <w:rPr>
          <w:rFonts w:ascii="Times New Roman" w:hAnsi="Times New Roman"/>
          <w:sz w:val="22"/>
          <w:szCs w:val="22"/>
        </w:rPr>
        <w:t>these</w:t>
      </w:r>
      <w:ins w:id="1" w:author="koffi ganu">
        <w:r w:rsidR="005541FB">
          <w:rPr>
            <w:rFonts w:ascii="Times New Roman" w:hAnsi="Times New Roman"/>
            <w:sz w:val="22"/>
            <w:szCs w:val="22"/>
          </w:rPr>
          <w:t>theses</w:t>
        </w:r>
      </w:ins>
      <w:proofErr w:type="spellEnd"/>
      <w:r w:rsidR="005541FB">
        <w:rPr>
          <w:rFonts w:ascii="Times New Roman" w:hAnsi="Times New Roman"/>
          <w:sz w:val="22"/>
          <w:szCs w:val="22"/>
        </w:rPr>
        <w:t xml:space="preserve"> steps: </w:t>
      </w:r>
    </w:p>
    <w:p w14:paraId="5A125D49" w14:textId="17313C84" w:rsidR="00CE7907" w:rsidRDefault="00CE7907" w:rsidP="00CE7907">
      <w:pPr>
        <w:pStyle w:val="NoSpacing"/>
        <w:numPr>
          <w:ilvl w:val="0"/>
          <w:numId w:val="3"/>
        </w:numPr>
        <w:rPr>
          <w:rFonts w:ascii="Times New Roman" w:hAnsi="Times New Roman"/>
          <w:sz w:val="22"/>
          <w:szCs w:val="22"/>
        </w:rPr>
      </w:pPr>
      <w:r>
        <w:rPr>
          <w:rFonts w:ascii="Times New Roman" w:hAnsi="Times New Roman"/>
          <w:sz w:val="22"/>
          <w:szCs w:val="22"/>
        </w:rPr>
        <w:t xml:space="preserve">Data </w:t>
      </w:r>
      <w:r w:rsidR="00CC3E9B">
        <w:rPr>
          <w:rFonts w:ascii="Times New Roman" w:hAnsi="Times New Roman"/>
          <w:sz w:val="22"/>
          <w:szCs w:val="22"/>
        </w:rPr>
        <w:t>scaling</w:t>
      </w:r>
      <w:r>
        <w:rPr>
          <w:rFonts w:ascii="Times New Roman" w:hAnsi="Times New Roman"/>
          <w:sz w:val="22"/>
          <w:szCs w:val="22"/>
        </w:rPr>
        <w:t>.</w:t>
      </w:r>
    </w:p>
    <w:p w14:paraId="0E4ACC95" w14:textId="0D90C012" w:rsidR="00CE7907" w:rsidRDefault="00CC3E9B" w:rsidP="00CC3E9B">
      <w:pPr>
        <w:pStyle w:val="NoSpacing"/>
        <w:ind w:left="360"/>
        <w:rPr>
          <w:rFonts w:ascii="Times New Roman" w:hAnsi="Times New Roman"/>
          <w:sz w:val="22"/>
          <w:szCs w:val="22"/>
        </w:rPr>
      </w:pPr>
      <w:r>
        <w:rPr>
          <w:rFonts w:ascii="Times New Roman" w:hAnsi="Times New Roman"/>
          <w:sz w:val="22"/>
          <w:szCs w:val="22"/>
        </w:rPr>
        <w:t xml:space="preserve">PCA begins by scaling </w:t>
      </w:r>
      <w:r w:rsidR="00D10145">
        <w:rPr>
          <w:rFonts w:ascii="Times New Roman" w:hAnsi="Times New Roman"/>
          <w:sz w:val="22"/>
          <w:szCs w:val="22"/>
        </w:rPr>
        <w:t>the dataset to ensure that all variable</w:t>
      </w:r>
      <w:r w:rsidR="00A21335">
        <w:rPr>
          <w:rFonts w:ascii="Times New Roman" w:hAnsi="Times New Roman"/>
          <w:sz w:val="22"/>
          <w:szCs w:val="22"/>
        </w:rPr>
        <w:t xml:space="preserve">s have a mean </w:t>
      </w:r>
      <w:r w:rsidR="00B527ED">
        <w:rPr>
          <w:rFonts w:ascii="Times New Roman" w:hAnsi="Times New Roman"/>
          <w:sz w:val="22"/>
          <w:szCs w:val="22"/>
        </w:rPr>
        <w:t xml:space="preserve">of zero and </w:t>
      </w:r>
      <w:ins w:id="2" w:author="koffi ganu">
        <w:r w:rsidR="003B109B">
          <w:rPr>
            <w:rFonts w:ascii="Times New Roman" w:hAnsi="Times New Roman"/>
            <w:sz w:val="22"/>
            <w:szCs w:val="22"/>
          </w:rPr>
          <w:t xml:space="preserve">a </w:t>
        </w:r>
      </w:ins>
      <w:r w:rsidR="00CE6F5E">
        <w:rPr>
          <w:rFonts w:ascii="Times New Roman" w:hAnsi="Times New Roman"/>
          <w:sz w:val="22"/>
          <w:szCs w:val="22"/>
        </w:rPr>
        <w:t xml:space="preserve">standard </w:t>
      </w:r>
      <w:r w:rsidR="00F865DC">
        <w:rPr>
          <w:rFonts w:ascii="Times New Roman" w:hAnsi="Times New Roman"/>
          <w:sz w:val="22"/>
          <w:szCs w:val="22"/>
        </w:rPr>
        <w:t>deviation of one.</w:t>
      </w:r>
    </w:p>
    <w:p w14:paraId="4C454371" w14:textId="22B24B0D" w:rsidR="00F865DC" w:rsidRDefault="004E1CC1" w:rsidP="00F865DC">
      <w:pPr>
        <w:pStyle w:val="NoSpacing"/>
        <w:numPr>
          <w:ilvl w:val="0"/>
          <w:numId w:val="3"/>
        </w:numPr>
        <w:rPr>
          <w:rFonts w:ascii="Times New Roman" w:hAnsi="Times New Roman"/>
          <w:sz w:val="22"/>
          <w:szCs w:val="22"/>
        </w:rPr>
      </w:pPr>
      <w:r>
        <w:rPr>
          <w:rFonts w:ascii="Times New Roman" w:hAnsi="Times New Roman"/>
          <w:sz w:val="22"/>
          <w:szCs w:val="22"/>
        </w:rPr>
        <w:t>Covaria</w:t>
      </w:r>
      <w:r w:rsidR="00781EE8">
        <w:rPr>
          <w:rFonts w:ascii="Times New Roman" w:hAnsi="Times New Roman"/>
          <w:sz w:val="22"/>
          <w:szCs w:val="22"/>
        </w:rPr>
        <w:t xml:space="preserve">nce matrix </w:t>
      </w:r>
      <w:proofErr w:type="spellStart"/>
      <w:r w:rsidR="00781EE8">
        <w:rPr>
          <w:rFonts w:ascii="Times New Roman" w:hAnsi="Times New Roman"/>
          <w:sz w:val="22"/>
          <w:szCs w:val="22"/>
        </w:rPr>
        <w:t>calculation</w:t>
      </w:r>
      <w:ins w:id="3" w:author="koffi ganu">
        <w:r w:rsidR="00781EE8">
          <w:rPr>
            <w:rFonts w:ascii="Times New Roman" w:hAnsi="Times New Roman"/>
            <w:sz w:val="22"/>
            <w:szCs w:val="22"/>
          </w:rPr>
          <w:t>calculation</w:t>
        </w:r>
        <w:r w:rsidR="003B109B">
          <w:rPr>
            <w:rFonts w:ascii="Times New Roman" w:hAnsi="Times New Roman"/>
            <w:sz w:val="22"/>
            <w:szCs w:val="22"/>
          </w:rPr>
          <w:t>s</w:t>
        </w:r>
        <w:proofErr w:type="spellEnd"/>
        <w:r w:rsidR="003B109B">
          <w:rPr>
            <w:rFonts w:ascii="Times New Roman" w:hAnsi="Times New Roman"/>
            <w:sz w:val="22"/>
            <w:szCs w:val="22"/>
          </w:rPr>
          <w:t>:</w:t>
        </w:r>
      </w:ins>
    </w:p>
    <w:p w14:paraId="7537CFB7" w14:textId="15AEF939" w:rsidR="003B109B" w:rsidRDefault="003B109B" w:rsidP="003B109B">
      <w:pPr>
        <w:pStyle w:val="NoSpacing"/>
        <w:ind w:left="360"/>
        <w:rPr>
          <w:rFonts w:ascii="Times New Roman" w:hAnsi="Times New Roman"/>
          <w:sz w:val="22"/>
          <w:szCs w:val="22"/>
        </w:rPr>
      </w:pPr>
      <w:r>
        <w:rPr>
          <w:rFonts w:ascii="Times New Roman" w:hAnsi="Times New Roman"/>
          <w:sz w:val="22"/>
          <w:szCs w:val="22"/>
        </w:rPr>
        <w:t>The covariance matrix provides information about the relationships between pairs of variables.</w:t>
      </w:r>
    </w:p>
    <w:p w14:paraId="32BFB25C" w14:textId="1782FE83" w:rsidR="003B109B" w:rsidRDefault="003B109B" w:rsidP="003B109B">
      <w:pPr>
        <w:pStyle w:val="NoSpacing"/>
        <w:numPr>
          <w:ilvl w:val="0"/>
          <w:numId w:val="3"/>
        </w:numPr>
        <w:rPr>
          <w:rFonts w:ascii="Times New Roman" w:hAnsi="Times New Roman"/>
          <w:sz w:val="22"/>
          <w:szCs w:val="22"/>
        </w:rPr>
      </w:pPr>
      <w:proofErr w:type="spellStart"/>
      <w:r>
        <w:rPr>
          <w:rFonts w:ascii="Times New Roman" w:hAnsi="Times New Roman"/>
          <w:sz w:val="22"/>
          <w:szCs w:val="22"/>
        </w:rPr>
        <w:t>Eigendecomposition</w:t>
      </w:r>
      <w:proofErr w:type="spellEnd"/>
      <w:r>
        <w:rPr>
          <w:rFonts w:ascii="Times New Roman" w:hAnsi="Times New Roman"/>
          <w:sz w:val="22"/>
          <w:szCs w:val="22"/>
        </w:rPr>
        <w:t>:</w:t>
      </w:r>
    </w:p>
    <w:p w14:paraId="79E29195" w14:textId="7BEFCEAC" w:rsidR="003B109B" w:rsidRDefault="009377FF" w:rsidP="003B109B">
      <w:pPr>
        <w:pStyle w:val="NoSpacing"/>
        <w:ind w:left="360"/>
        <w:rPr>
          <w:rFonts w:ascii="Times New Roman" w:hAnsi="Times New Roman"/>
          <w:sz w:val="22"/>
          <w:szCs w:val="22"/>
        </w:rPr>
      </w:pPr>
      <w:proofErr w:type="spellStart"/>
      <w:r>
        <w:rPr>
          <w:rFonts w:ascii="Times New Roman" w:hAnsi="Times New Roman"/>
          <w:sz w:val="22"/>
          <w:szCs w:val="22"/>
        </w:rPr>
        <w:t>Eigendecomposition</w:t>
      </w:r>
      <w:proofErr w:type="spellEnd"/>
      <w:r w:rsidR="008C6815">
        <w:rPr>
          <w:rFonts w:ascii="Times New Roman" w:hAnsi="Times New Roman"/>
          <w:sz w:val="22"/>
          <w:szCs w:val="22"/>
        </w:rPr>
        <w:t xml:space="preserve"> is a mathematical process that decomposes</w:t>
      </w:r>
      <w:r w:rsidR="00E049F8">
        <w:rPr>
          <w:rFonts w:ascii="Times New Roman" w:hAnsi="Times New Roman"/>
          <w:sz w:val="22"/>
          <w:szCs w:val="22"/>
        </w:rPr>
        <w:t xml:space="preserve"> a matrix into a set of eigenvectors and eigenvalues. The eigenvectors represent the directions or principal </w:t>
      </w:r>
      <w:r>
        <w:rPr>
          <w:rFonts w:ascii="Times New Roman" w:hAnsi="Times New Roman"/>
          <w:sz w:val="22"/>
          <w:szCs w:val="22"/>
        </w:rPr>
        <w:t>components</w:t>
      </w:r>
      <w:r w:rsidR="00E049F8">
        <w:rPr>
          <w:rFonts w:ascii="Times New Roman" w:hAnsi="Times New Roman"/>
          <w:sz w:val="22"/>
          <w:szCs w:val="22"/>
        </w:rPr>
        <w:t>, and the eigenvalues indicate their respective importance.</w:t>
      </w:r>
    </w:p>
    <w:p w14:paraId="035D58C2" w14:textId="4ACCF2F7" w:rsidR="00E049F8" w:rsidRDefault="00E049F8" w:rsidP="00E049F8">
      <w:pPr>
        <w:pStyle w:val="NoSpacing"/>
        <w:numPr>
          <w:ilvl w:val="0"/>
          <w:numId w:val="3"/>
        </w:numPr>
        <w:rPr>
          <w:rFonts w:ascii="Times New Roman" w:hAnsi="Times New Roman"/>
          <w:sz w:val="22"/>
          <w:szCs w:val="22"/>
        </w:rPr>
      </w:pPr>
      <w:r>
        <w:rPr>
          <w:rFonts w:ascii="Times New Roman" w:hAnsi="Times New Roman"/>
          <w:sz w:val="22"/>
          <w:szCs w:val="22"/>
        </w:rPr>
        <w:t>Selection of principal components:</w:t>
      </w:r>
    </w:p>
    <w:p w14:paraId="7CBE6565" w14:textId="6665CF05" w:rsidR="00E049F8" w:rsidRDefault="00E049F8" w:rsidP="00E049F8">
      <w:pPr>
        <w:pStyle w:val="NoSpacing"/>
        <w:ind w:left="360"/>
        <w:rPr>
          <w:rFonts w:ascii="Times New Roman" w:hAnsi="Times New Roman"/>
          <w:sz w:val="22"/>
          <w:szCs w:val="22"/>
        </w:rPr>
      </w:pPr>
      <w:r>
        <w:rPr>
          <w:rFonts w:ascii="Times New Roman" w:hAnsi="Times New Roman"/>
          <w:sz w:val="22"/>
          <w:szCs w:val="22"/>
        </w:rPr>
        <w:t>The eigenvectors are ranked based on their corresponding eigenvalues, with the eigenvectors</w:t>
      </w:r>
      <w:r w:rsidR="001C3C21">
        <w:rPr>
          <w:rFonts w:ascii="Times New Roman" w:hAnsi="Times New Roman"/>
          <w:sz w:val="22"/>
          <w:szCs w:val="22"/>
        </w:rPr>
        <w:t xml:space="preserve"> associated with the highest ei</w:t>
      </w:r>
      <w:r w:rsidR="00564F73">
        <w:rPr>
          <w:rFonts w:ascii="Times New Roman" w:hAnsi="Times New Roman"/>
          <w:sz w:val="22"/>
          <w:szCs w:val="22"/>
        </w:rPr>
        <w:t>genvalues being the first principal component, the one with the second highest eigenvalues being the second, and so on.</w:t>
      </w:r>
    </w:p>
    <w:p w14:paraId="7A297A2B" w14:textId="19EF52C0" w:rsidR="00564F73" w:rsidRDefault="00564F73" w:rsidP="00564F73">
      <w:pPr>
        <w:pStyle w:val="NoSpacing"/>
        <w:numPr>
          <w:ilvl w:val="0"/>
          <w:numId w:val="3"/>
        </w:numPr>
        <w:rPr>
          <w:rFonts w:ascii="Times New Roman" w:hAnsi="Times New Roman"/>
          <w:sz w:val="22"/>
          <w:szCs w:val="22"/>
        </w:rPr>
      </w:pPr>
      <w:r>
        <w:rPr>
          <w:rFonts w:ascii="Times New Roman" w:hAnsi="Times New Roman"/>
          <w:sz w:val="22"/>
          <w:szCs w:val="22"/>
        </w:rPr>
        <w:t>Variance explained:</w:t>
      </w:r>
    </w:p>
    <w:p w14:paraId="5EF4D28E" w14:textId="6F287D4F" w:rsidR="00564F73" w:rsidRDefault="00564F73" w:rsidP="00564F73">
      <w:pPr>
        <w:pStyle w:val="NoSpacing"/>
        <w:ind w:left="360"/>
        <w:rPr>
          <w:rFonts w:ascii="Times New Roman" w:hAnsi="Times New Roman"/>
          <w:sz w:val="22"/>
          <w:szCs w:val="22"/>
        </w:rPr>
      </w:pPr>
      <w:r>
        <w:rPr>
          <w:rFonts w:ascii="Times New Roman" w:hAnsi="Times New Roman"/>
          <w:sz w:val="22"/>
          <w:szCs w:val="22"/>
        </w:rPr>
        <w:t xml:space="preserve">The eigenvalues associated with the principal components represent the proportion of variance explained by each component. This information helps in determining the importance of each principal </w:t>
      </w:r>
      <w:r w:rsidR="009377FF">
        <w:rPr>
          <w:rFonts w:ascii="Times New Roman" w:hAnsi="Times New Roman"/>
          <w:sz w:val="22"/>
          <w:szCs w:val="22"/>
        </w:rPr>
        <w:t>component.</w:t>
      </w:r>
    </w:p>
    <w:p w14:paraId="0FEFBF65" w14:textId="77777777" w:rsidR="009377FF" w:rsidRDefault="009377FF" w:rsidP="00004012">
      <w:pPr>
        <w:rPr>
          <w:rFonts w:ascii="Times New Roman" w:hAnsi="Times New Roman" w:cs="Times New Roman"/>
          <w:color w:val="auto"/>
          <w:sz w:val="24"/>
          <w:szCs w:val="24"/>
        </w:rPr>
      </w:pPr>
    </w:p>
    <w:p w14:paraId="1DCBCEE9" w14:textId="77777777" w:rsidR="009377FF" w:rsidRDefault="009377FF" w:rsidP="00004012">
      <w:pPr>
        <w:rPr>
          <w:rFonts w:ascii="Times New Roman" w:hAnsi="Times New Roman" w:cs="Times New Roman"/>
          <w:color w:val="auto"/>
          <w:sz w:val="24"/>
          <w:szCs w:val="24"/>
        </w:rPr>
      </w:pPr>
    </w:p>
    <w:p w14:paraId="7226469A" w14:textId="77777777" w:rsidR="00004012" w:rsidRDefault="00004012" w:rsidP="00004012">
      <w:pPr>
        <w:rPr>
          <w:rFonts w:ascii="Times New Roman" w:hAnsi="Times New Roman" w:cs="Times New Roman"/>
          <w:color w:val="auto"/>
          <w:sz w:val="24"/>
          <w:szCs w:val="24"/>
        </w:rPr>
      </w:pPr>
      <w:r w:rsidRPr="005426A7">
        <w:rPr>
          <w:rFonts w:ascii="Times New Roman" w:hAnsi="Times New Roman" w:cs="Times New Roman"/>
          <w:color w:val="auto"/>
          <w:sz w:val="24"/>
          <w:szCs w:val="24"/>
        </w:rPr>
        <w:lastRenderedPageBreak/>
        <w:t xml:space="preserve">B2- </w:t>
      </w:r>
    </w:p>
    <w:p w14:paraId="3A87FBD4" w14:textId="33D4665A" w:rsidR="009247C6" w:rsidRDefault="009247C6" w:rsidP="00004012">
      <w:pPr>
        <w:rPr>
          <w:rFonts w:ascii="Times New Roman" w:hAnsi="Times New Roman" w:cs="Times New Roman"/>
          <w:color w:val="auto"/>
          <w:sz w:val="24"/>
          <w:szCs w:val="24"/>
        </w:rPr>
      </w:pPr>
      <w:r>
        <w:rPr>
          <w:rFonts w:ascii="Times New Roman" w:hAnsi="Times New Roman" w:cs="Times New Roman"/>
          <w:color w:val="auto"/>
          <w:sz w:val="24"/>
          <w:szCs w:val="24"/>
        </w:rPr>
        <w:t xml:space="preserve">One assumption of PCA is that the variables should have a linear relationship. Indeed, PCA assumes that their relationship can be represented by a straight line in higher dimensions. If the variables exhibit </w:t>
      </w:r>
      <w:r w:rsidR="00CB4259">
        <w:rPr>
          <w:rFonts w:ascii="Times New Roman" w:hAnsi="Times New Roman" w:cs="Times New Roman"/>
          <w:color w:val="auto"/>
          <w:sz w:val="24"/>
          <w:szCs w:val="24"/>
        </w:rPr>
        <w:t>non-linear</w:t>
      </w:r>
      <w:r>
        <w:rPr>
          <w:rFonts w:ascii="Times New Roman" w:hAnsi="Times New Roman" w:cs="Times New Roman"/>
          <w:color w:val="auto"/>
          <w:sz w:val="24"/>
          <w:szCs w:val="24"/>
        </w:rPr>
        <w:t xml:space="preserve"> relationships, </w:t>
      </w:r>
      <w:r w:rsidR="00B4505B">
        <w:rPr>
          <w:rFonts w:ascii="Times New Roman" w:hAnsi="Times New Roman" w:cs="Times New Roman"/>
          <w:color w:val="auto"/>
          <w:sz w:val="24"/>
          <w:szCs w:val="24"/>
        </w:rPr>
        <w:t>there may be better techniques than PCA</w:t>
      </w:r>
      <w:r>
        <w:rPr>
          <w:rFonts w:ascii="Times New Roman" w:hAnsi="Times New Roman" w:cs="Times New Roman"/>
          <w:color w:val="auto"/>
          <w:sz w:val="24"/>
          <w:szCs w:val="24"/>
        </w:rPr>
        <w:t>, as it may not capture the underlying patterns effectively.</w:t>
      </w:r>
    </w:p>
    <w:p w14:paraId="6A0E5533" w14:textId="77777777" w:rsidR="00B4505B" w:rsidRDefault="00B4505B" w:rsidP="00004012">
      <w:pPr>
        <w:rPr>
          <w:rFonts w:ascii="Times New Roman" w:hAnsi="Times New Roman" w:cs="Times New Roman"/>
          <w:color w:val="auto"/>
          <w:sz w:val="24"/>
          <w:szCs w:val="24"/>
        </w:rPr>
      </w:pPr>
    </w:p>
    <w:p w14:paraId="72347D79" w14:textId="3E864187" w:rsidR="00B4505B" w:rsidRPr="00C96BB6" w:rsidRDefault="00B4505B" w:rsidP="00B4505B">
      <w:pPr>
        <w:pStyle w:val="NoSpacing"/>
        <w:rPr>
          <w:rFonts w:ascii="Times New Roman" w:hAnsi="Times New Roman"/>
          <w:b/>
          <w:bCs/>
          <w:sz w:val="24"/>
          <w:szCs w:val="24"/>
          <w:u w:val="single"/>
        </w:rPr>
      </w:pPr>
      <w:r w:rsidRPr="00C96BB6">
        <w:rPr>
          <w:rFonts w:ascii="Times New Roman" w:hAnsi="Times New Roman"/>
          <w:b/>
          <w:bCs/>
          <w:sz w:val="24"/>
          <w:szCs w:val="24"/>
          <w:u w:val="single"/>
        </w:rPr>
        <w:t>PART II</w:t>
      </w:r>
      <w:r w:rsidR="00C4327A">
        <w:rPr>
          <w:rFonts w:ascii="Times New Roman" w:hAnsi="Times New Roman"/>
          <w:b/>
          <w:bCs/>
          <w:sz w:val="24"/>
          <w:szCs w:val="24"/>
          <w:u w:val="single"/>
        </w:rPr>
        <w:t>I</w:t>
      </w:r>
      <w:r w:rsidRPr="00C96BB6">
        <w:rPr>
          <w:rFonts w:ascii="Times New Roman" w:hAnsi="Times New Roman"/>
          <w:b/>
          <w:bCs/>
          <w:sz w:val="24"/>
          <w:szCs w:val="24"/>
          <w:u w:val="single"/>
        </w:rPr>
        <w:t>/</w:t>
      </w:r>
    </w:p>
    <w:p w14:paraId="4597F8E7" w14:textId="62BE76B4" w:rsidR="00B4505B" w:rsidRDefault="00B4505B" w:rsidP="00004012">
      <w:pPr>
        <w:rPr>
          <w:rFonts w:ascii="Times New Roman" w:hAnsi="Times New Roman" w:cs="Times New Roman"/>
          <w:color w:val="auto"/>
          <w:sz w:val="24"/>
          <w:szCs w:val="24"/>
        </w:rPr>
      </w:pPr>
      <w:r>
        <w:rPr>
          <w:rFonts w:ascii="Times New Roman" w:hAnsi="Times New Roman" w:cs="Times New Roman"/>
          <w:color w:val="auto"/>
          <w:sz w:val="24"/>
          <w:szCs w:val="24"/>
        </w:rPr>
        <w:t xml:space="preserve"> </w:t>
      </w:r>
    </w:p>
    <w:p w14:paraId="55FD8928" w14:textId="0B264D41" w:rsidR="00672707" w:rsidRDefault="000D4CD4" w:rsidP="00004012">
      <w:pPr>
        <w:rPr>
          <w:rFonts w:ascii="Times New Roman" w:hAnsi="Times New Roman" w:cs="Times New Roman"/>
          <w:color w:val="auto"/>
          <w:sz w:val="24"/>
          <w:szCs w:val="24"/>
        </w:rPr>
      </w:pPr>
      <w:r>
        <w:rPr>
          <w:rFonts w:ascii="Times New Roman" w:hAnsi="Times New Roman" w:cs="Times New Roman"/>
          <w:color w:val="auto"/>
          <w:sz w:val="24"/>
          <w:szCs w:val="24"/>
        </w:rPr>
        <w:t>C</w:t>
      </w:r>
      <w:r w:rsidR="00672707">
        <w:rPr>
          <w:rFonts w:ascii="Times New Roman" w:hAnsi="Times New Roman" w:cs="Times New Roman"/>
          <w:color w:val="auto"/>
          <w:sz w:val="24"/>
          <w:szCs w:val="24"/>
        </w:rPr>
        <w:t xml:space="preserve">1- </w:t>
      </w:r>
    </w:p>
    <w:p w14:paraId="2B85881B" w14:textId="0AC99BB3" w:rsidR="00672707" w:rsidRDefault="00672707" w:rsidP="00004012">
      <w:pPr>
        <w:rPr>
          <w:rFonts w:ascii="Times New Roman" w:hAnsi="Times New Roman" w:cs="Times New Roman"/>
          <w:color w:val="auto"/>
          <w:sz w:val="24"/>
          <w:szCs w:val="24"/>
        </w:rPr>
      </w:pPr>
      <w:r>
        <w:rPr>
          <w:rFonts w:ascii="Times New Roman" w:hAnsi="Times New Roman" w:cs="Times New Roman"/>
          <w:color w:val="auto"/>
          <w:sz w:val="24"/>
          <w:szCs w:val="24"/>
        </w:rPr>
        <w:t>The continuous dataset variable used to perform the PCA are:</w:t>
      </w:r>
    </w:p>
    <w:p w14:paraId="0ADF3C97" w14:textId="77777777" w:rsidR="00FA114E" w:rsidRDefault="00FA114E" w:rsidP="00004012">
      <w:pPr>
        <w:rPr>
          <w:rFonts w:ascii="Times New Roman" w:hAnsi="Times New Roman" w:cs="Times New Roman"/>
          <w:color w:val="auto"/>
          <w:sz w:val="24"/>
          <w:szCs w:val="24"/>
        </w:rPr>
      </w:pPr>
    </w:p>
    <w:p w14:paraId="4930DD85" w14:textId="12D230B8" w:rsidR="00672707" w:rsidRDefault="00FA114E" w:rsidP="00004012">
      <w:pPr>
        <w:rPr>
          <w:rFonts w:ascii="Times New Roman" w:hAnsi="Times New Roman" w:cs="Times New Roman"/>
          <w:color w:val="auto"/>
          <w:sz w:val="24"/>
          <w:szCs w:val="24"/>
        </w:rPr>
      </w:pPr>
      <w:r w:rsidRPr="00FA114E">
        <w:rPr>
          <w:rFonts w:ascii="Times New Roman" w:hAnsi="Times New Roman" w:cs="Times New Roman"/>
          <w:noProof/>
          <w:color w:val="auto"/>
          <w:sz w:val="24"/>
          <w:szCs w:val="24"/>
        </w:rPr>
        <w:drawing>
          <wp:inline distT="0" distB="0" distL="0" distR="0" wp14:anchorId="24A3B965" wp14:editId="1B59A3C6">
            <wp:extent cx="6309360" cy="797560"/>
            <wp:effectExtent l="0" t="0" r="0" b="2540"/>
            <wp:docPr id="520845520"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845520" name="Picture 1" descr="A close-up of a white background&#10;&#10;Description automatically generated"/>
                    <pic:cNvPicPr/>
                  </pic:nvPicPr>
                  <pic:blipFill>
                    <a:blip r:embed="rId8"/>
                    <a:stretch>
                      <a:fillRect/>
                    </a:stretch>
                  </pic:blipFill>
                  <pic:spPr>
                    <a:xfrm>
                      <a:off x="0" y="0"/>
                      <a:ext cx="6309360" cy="797560"/>
                    </a:xfrm>
                    <a:prstGeom prst="rect">
                      <a:avLst/>
                    </a:prstGeom>
                  </pic:spPr>
                </pic:pic>
              </a:graphicData>
            </a:graphic>
          </wp:inline>
        </w:drawing>
      </w:r>
    </w:p>
    <w:p w14:paraId="18405CB8" w14:textId="77777777" w:rsidR="000D4CD4" w:rsidRDefault="000D4CD4" w:rsidP="00004012">
      <w:pPr>
        <w:rPr>
          <w:rFonts w:ascii="Times New Roman" w:hAnsi="Times New Roman" w:cs="Times New Roman"/>
          <w:color w:val="000000"/>
          <w:sz w:val="24"/>
          <w:szCs w:val="24"/>
          <w:shd w:val="clear" w:color="auto" w:fill="FFFFFF"/>
        </w:rPr>
      </w:pPr>
    </w:p>
    <w:p w14:paraId="2A0DB1DD" w14:textId="02BCDADF" w:rsidR="000D4CD4" w:rsidRDefault="000D4CD4" w:rsidP="00004012">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C2- </w:t>
      </w:r>
    </w:p>
    <w:p w14:paraId="41FFC4FE" w14:textId="1BF59C68" w:rsidR="000D4CD4" w:rsidRDefault="000D4CD4" w:rsidP="00004012">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To perform PCA, it is essential to standardize the variables to ensure that each variable contributes equally to the PCA process. For our project</w:t>
      </w:r>
      <w:r w:rsidR="00F35537">
        <w:rPr>
          <w:rFonts w:ascii="Times New Roman" w:hAnsi="Times New Roman" w:cs="Times New Roman"/>
          <w:color w:val="000000"/>
          <w:sz w:val="24"/>
          <w:szCs w:val="24"/>
          <w:shd w:val="clear" w:color="auto" w:fill="FFFFFF"/>
        </w:rPr>
        <w:t>,</w:t>
      </w:r>
      <w:r>
        <w:rPr>
          <w:rFonts w:ascii="Times New Roman" w:hAnsi="Times New Roman" w:cs="Times New Roman"/>
          <w:color w:val="000000"/>
          <w:sz w:val="24"/>
          <w:szCs w:val="24"/>
          <w:shd w:val="clear" w:color="auto" w:fill="FFFFFF"/>
        </w:rPr>
        <w:t xml:space="preserve"> we have used </w:t>
      </w:r>
      <w:proofErr w:type="spellStart"/>
      <w:r>
        <w:rPr>
          <w:rFonts w:ascii="Times New Roman" w:hAnsi="Times New Roman" w:cs="Times New Roman"/>
          <w:color w:val="000000"/>
          <w:sz w:val="24"/>
          <w:szCs w:val="24"/>
          <w:shd w:val="clear" w:color="auto" w:fill="FFFFFF"/>
        </w:rPr>
        <w:t>stand</w:t>
      </w:r>
      <w:r w:rsidR="00F35537">
        <w:rPr>
          <w:rFonts w:ascii="Times New Roman" w:hAnsi="Times New Roman" w:cs="Times New Roman"/>
          <w:color w:val="000000"/>
          <w:sz w:val="24"/>
          <w:szCs w:val="24"/>
          <w:shd w:val="clear" w:color="auto" w:fill="FFFFFF"/>
        </w:rPr>
        <w:t>arscaler</w:t>
      </w:r>
      <w:proofErr w:type="spellEnd"/>
      <w:r w:rsidR="00F35537">
        <w:rPr>
          <w:rFonts w:ascii="Times New Roman" w:hAnsi="Times New Roman" w:cs="Times New Roman"/>
          <w:color w:val="000000"/>
          <w:sz w:val="24"/>
          <w:szCs w:val="24"/>
          <w:shd w:val="clear" w:color="auto" w:fill="FFFFFF"/>
        </w:rPr>
        <w:t xml:space="preserve"> package</w:t>
      </w:r>
      <w:r w:rsidR="00C4327A">
        <w:rPr>
          <w:rFonts w:ascii="Times New Roman" w:hAnsi="Times New Roman" w:cs="Times New Roman"/>
          <w:color w:val="000000"/>
          <w:sz w:val="24"/>
          <w:szCs w:val="24"/>
          <w:shd w:val="clear" w:color="auto" w:fill="FFFFFF"/>
        </w:rPr>
        <w:t>,</w:t>
      </w:r>
      <w:r w:rsidR="00F35537">
        <w:rPr>
          <w:rFonts w:ascii="Times New Roman" w:hAnsi="Times New Roman" w:cs="Times New Roman"/>
          <w:color w:val="000000"/>
          <w:sz w:val="24"/>
          <w:szCs w:val="24"/>
          <w:shd w:val="clear" w:color="auto" w:fill="FFFFFF"/>
        </w:rPr>
        <w:t xml:space="preserve"> and here is the result.</w:t>
      </w:r>
    </w:p>
    <w:p w14:paraId="2E56FAD8" w14:textId="77777777" w:rsidR="00281FEE" w:rsidRDefault="00281FEE" w:rsidP="00004012">
      <w:pPr>
        <w:rPr>
          <w:rFonts w:ascii="Times New Roman" w:hAnsi="Times New Roman" w:cs="Times New Roman"/>
          <w:color w:val="000000"/>
          <w:sz w:val="24"/>
          <w:szCs w:val="24"/>
          <w:shd w:val="clear" w:color="auto" w:fill="FFFFFF"/>
        </w:rPr>
      </w:pPr>
    </w:p>
    <w:p w14:paraId="4FDA888F" w14:textId="77777777" w:rsidR="00281FEE" w:rsidRDefault="00281FEE" w:rsidP="00004012">
      <w:pPr>
        <w:rPr>
          <w:rFonts w:ascii="Times New Roman" w:hAnsi="Times New Roman" w:cs="Times New Roman"/>
          <w:color w:val="000000"/>
          <w:sz w:val="24"/>
          <w:szCs w:val="24"/>
          <w:shd w:val="clear" w:color="auto" w:fill="FFFFFF"/>
        </w:rPr>
      </w:pPr>
    </w:p>
    <w:p w14:paraId="5A7131D8" w14:textId="73574AA3" w:rsidR="00F35537" w:rsidRDefault="00F35537" w:rsidP="00004012">
      <w:pPr>
        <w:rPr>
          <w:rFonts w:ascii="Times New Roman" w:hAnsi="Times New Roman" w:cs="Times New Roman"/>
          <w:color w:val="000000"/>
          <w:sz w:val="24"/>
          <w:szCs w:val="24"/>
          <w:shd w:val="clear" w:color="auto" w:fill="FFFFFF"/>
        </w:rPr>
      </w:pPr>
      <w:r w:rsidRPr="00F35537">
        <w:rPr>
          <w:rFonts w:ascii="Times New Roman" w:hAnsi="Times New Roman" w:cs="Times New Roman"/>
          <w:noProof/>
          <w:color w:val="000000"/>
          <w:sz w:val="24"/>
          <w:szCs w:val="24"/>
          <w:shd w:val="clear" w:color="auto" w:fill="FFFFFF"/>
        </w:rPr>
        <w:drawing>
          <wp:inline distT="0" distB="0" distL="0" distR="0" wp14:anchorId="76D74C0B" wp14:editId="3C8960BF">
            <wp:extent cx="6309360" cy="866140"/>
            <wp:effectExtent l="0" t="0" r="0" b="0"/>
            <wp:docPr id="1163333787"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333787" name="Picture 1" descr="A computer screen shot of a computer code&#10;&#10;Description automatically generated"/>
                    <pic:cNvPicPr/>
                  </pic:nvPicPr>
                  <pic:blipFill>
                    <a:blip r:embed="rId9"/>
                    <a:stretch>
                      <a:fillRect/>
                    </a:stretch>
                  </pic:blipFill>
                  <pic:spPr>
                    <a:xfrm>
                      <a:off x="0" y="0"/>
                      <a:ext cx="6309360" cy="866140"/>
                    </a:xfrm>
                    <a:prstGeom prst="rect">
                      <a:avLst/>
                    </a:prstGeom>
                  </pic:spPr>
                </pic:pic>
              </a:graphicData>
            </a:graphic>
          </wp:inline>
        </w:drawing>
      </w:r>
    </w:p>
    <w:p w14:paraId="32BF4FED" w14:textId="64690252" w:rsidR="00F35537" w:rsidRDefault="00F35537" w:rsidP="00004012">
      <w:pPr>
        <w:rPr>
          <w:rFonts w:ascii="Times New Roman" w:hAnsi="Times New Roman" w:cs="Times New Roman"/>
          <w:color w:val="000000"/>
          <w:sz w:val="24"/>
          <w:szCs w:val="24"/>
          <w:shd w:val="clear" w:color="auto" w:fill="FFFFFF"/>
        </w:rPr>
      </w:pPr>
      <w:r w:rsidRPr="00F35537">
        <w:rPr>
          <w:rFonts w:ascii="Times New Roman" w:hAnsi="Times New Roman" w:cs="Times New Roman"/>
          <w:noProof/>
          <w:color w:val="000000"/>
          <w:sz w:val="24"/>
          <w:szCs w:val="24"/>
          <w:shd w:val="clear" w:color="auto" w:fill="FFFFFF"/>
        </w:rPr>
        <w:drawing>
          <wp:inline distT="0" distB="0" distL="0" distR="0" wp14:anchorId="2B8AEC8A" wp14:editId="4F867092">
            <wp:extent cx="6309360" cy="1080135"/>
            <wp:effectExtent l="0" t="0" r="0" b="5715"/>
            <wp:docPr id="1769176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17608" name="Picture 1" descr="A screenshot of a computer&#10;&#10;Description automatically generated"/>
                    <pic:cNvPicPr/>
                  </pic:nvPicPr>
                  <pic:blipFill>
                    <a:blip r:embed="rId10"/>
                    <a:stretch>
                      <a:fillRect/>
                    </a:stretch>
                  </pic:blipFill>
                  <pic:spPr>
                    <a:xfrm>
                      <a:off x="0" y="0"/>
                      <a:ext cx="6309360" cy="1080135"/>
                    </a:xfrm>
                    <a:prstGeom prst="rect">
                      <a:avLst/>
                    </a:prstGeom>
                  </pic:spPr>
                </pic:pic>
              </a:graphicData>
            </a:graphic>
          </wp:inline>
        </w:drawing>
      </w:r>
    </w:p>
    <w:p w14:paraId="53FC5835" w14:textId="77777777" w:rsidR="00F35537" w:rsidRDefault="00F35537" w:rsidP="00004012">
      <w:pPr>
        <w:rPr>
          <w:rFonts w:ascii="Times New Roman" w:hAnsi="Times New Roman" w:cs="Times New Roman"/>
          <w:color w:val="000000"/>
          <w:sz w:val="24"/>
          <w:szCs w:val="24"/>
          <w:shd w:val="clear" w:color="auto" w:fill="FFFFFF"/>
        </w:rPr>
      </w:pPr>
    </w:p>
    <w:p w14:paraId="66E467DF" w14:textId="77777777" w:rsidR="00C4327A" w:rsidRDefault="00C4327A" w:rsidP="00004012">
      <w:pPr>
        <w:rPr>
          <w:rFonts w:ascii="Times New Roman" w:hAnsi="Times New Roman" w:cs="Times New Roman"/>
          <w:color w:val="000000"/>
          <w:sz w:val="24"/>
          <w:szCs w:val="24"/>
          <w:shd w:val="clear" w:color="auto" w:fill="FFFFFF"/>
        </w:rPr>
      </w:pPr>
    </w:p>
    <w:p w14:paraId="6A0BD5AE" w14:textId="5074628D" w:rsidR="00C4327A" w:rsidRDefault="00C4327A" w:rsidP="00C4327A">
      <w:pPr>
        <w:pStyle w:val="NoSpacing"/>
        <w:rPr>
          <w:rFonts w:ascii="Times New Roman" w:hAnsi="Times New Roman"/>
          <w:b/>
          <w:bCs/>
          <w:sz w:val="24"/>
          <w:szCs w:val="24"/>
          <w:u w:val="single"/>
        </w:rPr>
      </w:pPr>
      <w:r w:rsidRPr="00C96BB6">
        <w:rPr>
          <w:rFonts w:ascii="Times New Roman" w:hAnsi="Times New Roman"/>
          <w:b/>
          <w:bCs/>
          <w:sz w:val="24"/>
          <w:szCs w:val="24"/>
          <w:u w:val="single"/>
        </w:rPr>
        <w:t>PART I</w:t>
      </w:r>
      <w:r>
        <w:rPr>
          <w:rFonts w:ascii="Times New Roman" w:hAnsi="Times New Roman"/>
          <w:b/>
          <w:bCs/>
          <w:sz w:val="24"/>
          <w:szCs w:val="24"/>
          <w:u w:val="single"/>
        </w:rPr>
        <w:t>V</w:t>
      </w:r>
      <w:r w:rsidRPr="00C96BB6">
        <w:rPr>
          <w:rFonts w:ascii="Times New Roman" w:hAnsi="Times New Roman"/>
          <w:b/>
          <w:bCs/>
          <w:sz w:val="24"/>
          <w:szCs w:val="24"/>
          <w:u w:val="single"/>
        </w:rPr>
        <w:t>/</w:t>
      </w:r>
    </w:p>
    <w:p w14:paraId="3A939C8D" w14:textId="77777777" w:rsidR="000F4DEF" w:rsidRDefault="000F4DEF" w:rsidP="00C4327A">
      <w:pPr>
        <w:pStyle w:val="NoSpacing"/>
        <w:rPr>
          <w:rFonts w:ascii="Times New Roman" w:hAnsi="Times New Roman"/>
          <w:b/>
          <w:bCs/>
          <w:sz w:val="24"/>
          <w:szCs w:val="24"/>
          <w:u w:val="single"/>
        </w:rPr>
      </w:pPr>
    </w:p>
    <w:p w14:paraId="5CFD2B05" w14:textId="6E07160B" w:rsidR="000F4DEF" w:rsidRDefault="000F4DEF" w:rsidP="00C4327A">
      <w:pPr>
        <w:pStyle w:val="NoSpacing"/>
        <w:rPr>
          <w:rFonts w:ascii="Times New Roman" w:hAnsi="Times New Roman"/>
          <w:sz w:val="24"/>
          <w:szCs w:val="24"/>
        </w:rPr>
      </w:pPr>
      <w:r>
        <w:rPr>
          <w:rFonts w:ascii="Times New Roman" w:hAnsi="Times New Roman"/>
          <w:sz w:val="24"/>
          <w:szCs w:val="24"/>
        </w:rPr>
        <w:t>D1</w:t>
      </w:r>
      <w:r w:rsidR="0038305A">
        <w:rPr>
          <w:rFonts w:ascii="Times New Roman" w:hAnsi="Times New Roman"/>
          <w:sz w:val="24"/>
          <w:szCs w:val="24"/>
        </w:rPr>
        <w:t>-</w:t>
      </w:r>
    </w:p>
    <w:p w14:paraId="617D4717" w14:textId="0FFD0C91" w:rsidR="000F4DEF" w:rsidRDefault="000F4DEF" w:rsidP="00C4327A">
      <w:pPr>
        <w:pStyle w:val="NoSpacing"/>
        <w:rPr>
          <w:rFonts w:ascii="Times New Roman" w:hAnsi="Times New Roman"/>
          <w:sz w:val="24"/>
          <w:szCs w:val="24"/>
        </w:rPr>
      </w:pPr>
      <w:r>
        <w:rPr>
          <w:rFonts w:ascii="Times New Roman" w:hAnsi="Times New Roman"/>
          <w:sz w:val="24"/>
          <w:szCs w:val="24"/>
        </w:rPr>
        <w:t>We will use the eigenvectors obtained from the analysis to determine the matrix of all the principal components. Each eigenvector represents a principal component stacked together to form the matrix of principal components.</w:t>
      </w:r>
    </w:p>
    <w:p w14:paraId="6952EABB" w14:textId="77777777" w:rsidR="002C4CC3" w:rsidRDefault="002C4CC3" w:rsidP="00C4327A">
      <w:pPr>
        <w:pStyle w:val="NoSpacing"/>
        <w:rPr>
          <w:rFonts w:ascii="Times New Roman" w:hAnsi="Times New Roman"/>
          <w:sz w:val="24"/>
          <w:szCs w:val="24"/>
        </w:rPr>
      </w:pPr>
    </w:p>
    <w:p w14:paraId="3B55294D" w14:textId="77777777" w:rsidR="00F45E34" w:rsidRDefault="00F45E34" w:rsidP="00C4327A">
      <w:pPr>
        <w:pStyle w:val="NoSpacing"/>
        <w:rPr>
          <w:rFonts w:ascii="Times New Roman" w:hAnsi="Times New Roman"/>
          <w:sz w:val="24"/>
          <w:szCs w:val="24"/>
        </w:rPr>
      </w:pPr>
    </w:p>
    <w:p w14:paraId="060D6BB9" w14:textId="631AE310" w:rsidR="00F45E34" w:rsidRDefault="00F45E34" w:rsidP="00C4327A">
      <w:pPr>
        <w:pStyle w:val="NoSpacing"/>
        <w:rPr>
          <w:rFonts w:ascii="Times New Roman" w:hAnsi="Times New Roman"/>
          <w:sz w:val="24"/>
          <w:szCs w:val="24"/>
        </w:rPr>
      </w:pPr>
      <w:r w:rsidRPr="00F45E34">
        <w:rPr>
          <w:rFonts w:ascii="Times New Roman" w:hAnsi="Times New Roman"/>
          <w:noProof/>
          <w:color w:val="000000"/>
          <w:sz w:val="24"/>
          <w:szCs w:val="24"/>
          <w:shd w:val="clear" w:color="auto" w:fill="FFFFFF"/>
        </w:rPr>
        <w:lastRenderedPageBreak/>
        <w:drawing>
          <wp:inline distT="0" distB="0" distL="0" distR="0" wp14:anchorId="1985D124" wp14:editId="3DB518A9">
            <wp:extent cx="5905500" cy="3333750"/>
            <wp:effectExtent l="0" t="0" r="0" b="0"/>
            <wp:docPr id="1063353169" name="Picture 1" descr="A table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353169" name="Picture 1" descr="A table of numbers and symbols&#10;&#10;Description automatically generated"/>
                    <pic:cNvPicPr/>
                  </pic:nvPicPr>
                  <pic:blipFill>
                    <a:blip r:embed="rId11"/>
                    <a:stretch>
                      <a:fillRect/>
                    </a:stretch>
                  </pic:blipFill>
                  <pic:spPr>
                    <a:xfrm>
                      <a:off x="0" y="0"/>
                      <a:ext cx="5905500" cy="3333750"/>
                    </a:xfrm>
                    <a:prstGeom prst="rect">
                      <a:avLst/>
                    </a:prstGeom>
                  </pic:spPr>
                </pic:pic>
              </a:graphicData>
            </a:graphic>
          </wp:inline>
        </w:drawing>
      </w:r>
    </w:p>
    <w:p w14:paraId="580D4A50" w14:textId="3AFF11BC" w:rsidR="00F45E34" w:rsidRDefault="00F45E34" w:rsidP="00C4327A">
      <w:pPr>
        <w:pStyle w:val="NoSpacing"/>
        <w:rPr>
          <w:rFonts w:ascii="Times New Roman" w:hAnsi="Times New Roman"/>
          <w:sz w:val="24"/>
          <w:szCs w:val="24"/>
        </w:rPr>
      </w:pPr>
      <w:r w:rsidRPr="00F45E34">
        <w:rPr>
          <w:rFonts w:ascii="Times New Roman" w:hAnsi="Times New Roman"/>
          <w:noProof/>
          <w:sz w:val="24"/>
          <w:szCs w:val="24"/>
        </w:rPr>
        <w:drawing>
          <wp:inline distT="0" distB="0" distL="0" distR="0" wp14:anchorId="665824AD" wp14:editId="5E83E759">
            <wp:extent cx="5810250" cy="3409950"/>
            <wp:effectExtent l="0" t="0" r="0" b="0"/>
            <wp:docPr id="10674359" name="Picture 1" descr="A table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4359" name="Picture 1" descr="A table of numbers and letters&#10;&#10;Description automatically generated"/>
                    <pic:cNvPicPr/>
                  </pic:nvPicPr>
                  <pic:blipFill>
                    <a:blip r:embed="rId12"/>
                    <a:stretch>
                      <a:fillRect/>
                    </a:stretch>
                  </pic:blipFill>
                  <pic:spPr>
                    <a:xfrm>
                      <a:off x="0" y="0"/>
                      <a:ext cx="5810250" cy="3409950"/>
                    </a:xfrm>
                    <a:prstGeom prst="rect">
                      <a:avLst/>
                    </a:prstGeom>
                  </pic:spPr>
                </pic:pic>
              </a:graphicData>
            </a:graphic>
          </wp:inline>
        </w:drawing>
      </w:r>
    </w:p>
    <w:p w14:paraId="499B1895" w14:textId="640298F5" w:rsidR="00F45E34" w:rsidRDefault="00F45E34" w:rsidP="00C4327A">
      <w:pPr>
        <w:pStyle w:val="NoSpacing"/>
        <w:rPr>
          <w:rFonts w:ascii="Times New Roman" w:hAnsi="Times New Roman"/>
          <w:sz w:val="24"/>
          <w:szCs w:val="24"/>
        </w:rPr>
      </w:pPr>
      <w:r w:rsidRPr="00F45E34">
        <w:rPr>
          <w:rFonts w:ascii="Times New Roman" w:hAnsi="Times New Roman"/>
          <w:noProof/>
          <w:sz w:val="24"/>
          <w:szCs w:val="24"/>
        </w:rPr>
        <w:lastRenderedPageBreak/>
        <w:drawing>
          <wp:inline distT="0" distB="0" distL="0" distR="0" wp14:anchorId="52B2CF10" wp14:editId="30BE6D68">
            <wp:extent cx="5619750" cy="3429000"/>
            <wp:effectExtent l="0" t="0" r="0" b="0"/>
            <wp:docPr id="395474308" name="Picture 1" descr="A table of number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474308" name="Picture 1" descr="A table of numbers with text&#10;&#10;Description automatically generated"/>
                    <pic:cNvPicPr/>
                  </pic:nvPicPr>
                  <pic:blipFill>
                    <a:blip r:embed="rId13"/>
                    <a:stretch>
                      <a:fillRect/>
                    </a:stretch>
                  </pic:blipFill>
                  <pic:spPr>
                    <a:xfrm>
                      <a:off x="0" y="0"/>
                      <a:ext cx="5619750" cy="3429000"/>
                    </a:xfrm>
                    <a:prstGeom prst="rect">
                      <a:avLst/>
                    </a:prstGeom>
                  </pic:spPr>
                </pic:pic>
              </a:graphicData>
            </a:graphic>
          </wp:inline>
        </w:drawing>
      </w:r>
    </w:p>
    <w:p w14:paraId="5C59E8A6" w14:textId="04434DC2" w:rsidR="00F45E34" w:rsidRDefault="00F45E34" w:rsidP="00C4327A">
      <w:pPr>
        <w:pStyle w:val="NoSpacing"/>
        <w:rPr>
          <w:rFonts w:ascii="Times New Roman" w:hAnsi="Times New Roman"/>
          <w:sz w:val="24"/>
          <w:szCs w:val="24"/>
        </w:rPr>
      </w:pPr>
      <w:r w:rsidRPr="00F45E34">
        <w:rPr>
          <w:rFonts w:ascii="Times New Roman" w:hAnsi="Times New Roman"/>
          <w:noProof/>
          <w:sz w:val="24"/>
          <w:szCs w:val="24"/>
        </w:rPr>
        <w:drawing>
          <wp:inline distT="0" distB="0" distL="0" distR="0" wp14:anchorId="250AB331" wp14:editId="26891C9E">
            <wp:extent cx="5095875" cy="3381375"/>
            <wp:effectExtent l="0" t="0" r="9525" b="9525"/>
            <wp:docPr id="95371954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719548" name="Picture 1" descr="A screenshot of a computer code&#10;&#10;Description automatically generated"/>
                    <pic:cNvPicPr/>
                  </pic:nvPicPr>
                  <pic:blipFill>
                    <a:blip r:embed="rId14"/>
                    <a:stretch>
                      <a:fillRect/>
                    </a:stretch>
                  </pic:blipFill>
                  <pic:spPr>
                    <a:xfrm>
                      <a:off x="0" y="0"/>
                      <a:ext cx="5095875" cy="3381375"/>
                    </a:xfrm>
                    <a:prstGeom prst="rect">
                      <a:avLst/>
                    </a:prstGeom>
                  </pic:spPr>
                </pic:pic>
              </a:graphicData>
            </a:graphic>
          </wp:inline>
        </w:drawing>
      </w:r>
    </w:p>
    <w:p w14:paraId="753B57B1" w14:textId="77777777" w:rsidR="00F45E34" w:rsidRDefault="00F45E34" w:rsidP="00C4327A">
      <w:pPr>
        <w:pStyle w:val="NoSpacing"/>
        <w:rPr>
          <w:rFonts w:ascii="Times New Roman" w:hAnsi="Times New Roman"/>
          <w:sz w:val="24"/>
          <w:szCs w:val="24"/>
        </w:rPr>
      </w:pPr>
    </w:p>
    <w:p w14:paraId="1B1DD902" w14:textId="77777777" w:rsidR="00F45E34" w:rsidRDefault="00F45E34" w:rsidP="00C4327A">
      <w:pPr>
        <w:pStyle w:val="NoSpacing"/>
        <w:rPr>
          <w:rFonts w:ascii="Times New Roman" w:hAnsi="Times New Roman"/>
          <w:sz w:val="24"/>
          <w:szCs w:val="24"/>
        </w:rPr>
      </w:pPr>
    </w:p>
    <w:p w14:paraId="0BCD9A04" w14:textId="3F842A0F" w:rsidR="002C4CC3" w:rsidRPr="000F4DEF" w:rsidRDefault="002C4CC3" w:rsidP="00C4327A">
      <w:pPr>
        <w:pStyle w:val="NoSpacing"/>
        <w:rPr>
          <w:rFonts w:ascii="Times New Roman" w:hAnsi="Times New Roman"/>
          <w:sz w:val="24"/>
          <w:szCs w:val="24"/>
        </w:rPr>
      </w:pPr>
    </w:p>
    <w:p w14:paraId="1C00E988" w14:textId="20E58C86" w:rsidR="00C4327A" w:rsidRDefault="004332A5" w:rsidP="00004012">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D2</w:t>
      </w:r>
      <w:r w:rsidR="0038305A">
        <w:rPr>
          <w:rFonts w:ascii="Times New Roman" w:hAnsi="Times New Roman" w:cs="Times New Roman"/>
          <w:color w:val="000000"/>
          <w:sz w:val="24"/>
          <w:szCs w:val="24"/>
          <w:shd w:val="clear" w:color="auto" w:fill="FFFFFF"/>
        </w:rPr>
        <w:t>-</w:t>
      </w:r>
    </w:p>
    <w:p w14:paraId="76476996" w14:textId="77777777" w:rsidR="00F45E34" w:rsidRDefault="004332A5" w:rsidP="00004012">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To identify the total number of principal components to retain in PCA, we will use the Kaiser Criterion method. This method is a statistical rule that suggests retaining only the principal components with eigenvalues greater than 1. According to the Kaiser Criterion, only components with eigenvalues </w:t>
      </w:r>
    </w:p>
    <w:p w14:paraId="2536AA05" w14:textId="7566B003" w:rsidR="00F45E34" w:rsidRDefault="00F45E34" w:rsidP="00004012">
      <w:pPr>
        <w:rPr>
          <w:rFonts w:ascii="Times New Roman" w:hAnsi="Times New Roman" w:cs="Times New Roman"/>
          <w:color w:val="000000"/>
          <w:sz w:val="24"/>
          <w:szCs w:val="24"/>
          <w:shd w:val="clear" w:color="auto" w:fill="FFFFFF"/>
        </w:rPr>
      </w:pPr>
    </w:p>
    <w:p w14:paraId="335D8ED7" w14:textId="2CAA882B" w:rsidR="004332A5" w:rsidRDefault="004332A5" w:rsidP="00004012">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lastRenderedPageBreak/>
        <w:t xml:space="preserve">greater than </w:t>
      </w:r>
      <w:r w:rsidR="00011940">
        <w:rPr>
          <w:rFonts w:ascii="Times New Roman" w:hAnsi="Times New Roman" w:cs="Times New Roman"/>
          <w:color w:val="000000"/>
          <w:sz w:val="24"/>
          <w:szCs w:val="24"/>
          <w:shd w:val="clear" w:color="auto" w:fill="FFFFFF"/>
        </w:rPr>
        <w:t>one</w:t>
      </w:r>
      <w:r>
        <w:rPr>
          <w:rFonts w:ascii="Times New Roman" w:hAnsi="Times New Roman" w:cs="Times New Roman"/>
          <w:color w:val="000000"/>
          <w:sz w:val="24"/>
          <w:szCs w:val="24"/>
          <w:shd w:val="clear" w:color="auto" w:fill="FFFFFF"/>
        </w:rPr>
        <w:t xml:space="preserve"> are considered significant, as </w:t>
      </w:r>
      <w:r w:rsidR="00011940">
        <w:rPr>
          <w:rFonts w:ascii="Times New Roman" w:hAnsi="Times New Roman" w:cs="Times New Roman"/>
          <w:color w:val="000000"/>
          <w:sz w:val="24"/>
          <w:szCs w:val="24"/>
          <w:shd w:val="clear" w:color="auto" w:fill="FFFFFF"/>
        </w:rPr>
        <w:t>they</w:t>
      </w:r>
      <w:r>
        <w:rPr>
          <w:rFonts w:ascii="Times New Roman" w:hAnsi="Times New Roman" w:cs="Times New Roman"/>
          <w:color w:val="000000"/>
          <w:sz w:val="24"/>
          <w:szCs w:val="24"/>
          <w:shd w:val="clear" w:color="auto" w:fill="FFFFFF"/>
        </w:rPr>
        <w:t xml:space="preserve"> explain more variance than a single original variable</w:t>
      </w:r>
      <w:r w:rsidR="00011940">
        <w:rPr>
          <w:rFonts w:ascii="Times New Roman" w:hAnsi="Times New Roman" w:cs="Times New Roman"/>
          <w:color w:val="000000"/>
          <w:sz w:val="24"/>
          <w:szCs w:val="24"/>
          <w:shd w:val="clear" w:color="auto" w:fill="FFFFFF"/>
        </w:rPr>
        <w:t>. Therefore, we will retain nine principal components.</w:t>
      </w:r>
    </w:p>
    <w:p w14:paraId="56E7DADA" w14:textId="77777777" w:rsidR="00011940" w:rsidRDefault="00011940" w:rsidP="00004012">
      <w:pPr>
        <w:rPr>
          <w:rFonts w:ascii="Times New Roman" w:hAnsi="Times New Roman" w:cs="Times New Roman"/>
          <w:color w:val="000000"/>
          <w:sz w:val="24"/>
          <w:szCs w:val="24"/>
          <w:shd w:val="clear" w:color="auto" w:fill="FFFFFF"/>
        </w:rPr>
      </w:pPr>
    </w:p>
    <w:p w14:paraId="4E2CEA2F" w14:textId="045F867D" w:rsidR="00C45C4F" w:rsidRDefault="00C45C4F" w:rsidP="00004012">
      <w:pPr>
        <w:rPr>
          <w:rFonts w:ascii="Times New Roman" w:hAnsi="Times New Roman" w:cs="Times New Roman"/>
          <w:color w:val="000000"/>
          <w:sz w:val="24"/>
          <w:szCs w:val="24"/>
          <w:shd w:val="clear" w:color="auto" w:fill="FFFFFF"/>
        </w:rPr>
      </w:pPr>
      <w:r w:rsidRPr="00C45C4F">
        <w:rPr>
          <w:rFonts w:ascii="Times New Roman" w:hAnsi="Times New Roman" w:cs="Times New Roman"/>
          <w:noProof/>
          <w:color w:val="000000"/>
          <w:sz w:val="24"/>
          <w:szCs w:val="24"/>
          <w:shd w:val="clear" w:color="auto" w:fill="FFFFFF"/>
        </w:rPr>
        <w:drawing>
          <wp:inline distT="0" distB="0" distL="0" distR="0" wp14:anchorId="5FB71BE9" wp14:editId="0EB6A3D2">
            <wp:extent cx="4991100" cy="2524125"/>
            <wp:effectExtent l="0" t="0" r="0" b="9525"/>
            <wp:docPr id="682399109" name="Picture 1" descr="A graph with a red line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399109" name="Picture 1" descr="A graph with a red line and a blue line&#10;&#10;Description automatically generated"/>
                    <pic:cNvPicPr/>
                  </pic:nvPicPr>
                  <pic:blipFill>
                    <a:blip r:embed="rId15"/>
                    <a:stretch>
                      <a:fillRect/>
                    </a:stretch>
                  </pic:blipFill>
                  <pic:spPr>
                    <a:xfrm>
                      <a:off x="0" y="0"/>
                      <a:ext cx="4991100" cy="2524125"/>
                    </a:xfrm>
                    <a:prstGeom prst="rect">
                      <a:avLst/>
                    </a:prstGeom>
                  </pic:spPr>
                </pic:pic>
              </a:graphicData>
            </a:graphic>
          </wp:inline>
        </w:drawing>
      </w:r>
    </w:p>
    <w:p w14:paraId="3326C752" w14:textId="214CB325" w:rsidR="00011940" w:rsidRDefault="00011940" w:rsidP="00004012">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D3</w:t>
      </w:r>
      <w:r w:rsidR="0038305A">
        <w:rPr>
          <w:rFonts w:ascii="Times New Roman" w:hAnsi="Times New Roman" w:cs="Times New Roman"/>
          <w:color w:val="000000"/>
          <w:sz w:val="24"/>
          <w:szCs w:val="24"/>
          <w:shd w:val="clear" w:color="auto" w:fill="FFFFFF"/>
        </w:rPr>
        <w:t>-</w:t>
      </w:r>
    </w:p>
    <w:p w14:paraId="2C311024" w14:textId="0D0324A2" w:rsidR="00C45C4F" w:rsidRDefault="00C45C4F" w:rsidP="00004012">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The variance of each principal component can be identified using the eigenvalues obtained from the PCA. The eigenvalues represent the amount of variance explained by each principal </w:t>
      </w:r>
      <w:r w:rsidR="0038305A">
        <w:rPr>
          <w:rFonts w:ascii="Times New Roman" w:hAnsi="Times New Roman" w:cs="Times New Roman"/>
          <w:color w:val="000000"/>
          <w:sz w:val="24"/>
          <w:szCs w:val="24"/>
          <w:shd w:val="clear" w:color="auto" w:fill="FFFFFF"/>
        </w:rPr>
        <w:t>component</w:t>
      </w:r>
      <w:r>
        <w:rPr>
          <w:rFonts w:ascii="Times New Roman" w:hAnsi="Times New Roman" w:cs="Times New Roman"/>
          <w:color w:val="000000"/>
          <w:sz w:val="24"/>
          <w:szCs w:val="24"/>
          <w:shd w:val="clear" w:color="auto" w:fill="FFFFFF"/>
        </w:rPr>
        <w:t>.</w:t>
      </w:r>
    </w:p>
    <w:p w14:paraId="33CFFC5D" w14:textId="77777777" w:rsidR="0038305A" w:rsidRDefault="0038305A" w:rsidP="00004012">
      <w:pPr>
        <w:rPr>
          <w:rFonts w:ascii="Times New Roman" w:hAnsi="Times New Roman" w:cs="Times New Roman"/>
          <w:color w:val="000000"/>
          <w:sz w:val="24"/>
          <w:szCs w:val="24"/>
          <w:shd w:val="clear" w:color="auto" w:fill="FFFFFF"/>
        </w:rPr>
      </w:pPr>
    </w:p>
    <w:p w14:paraId="2948D841" w14:textId="0FCFC424" w:rsidR="0038305A" w:rsidRDefault="0038305A" w:rsidP="00004012">
      <w:pPr>
        <w:rPr>
          <w:rFonts w:ascii="Times New Roman" w:hAnsi="Times New Roman" w:cs="Times New Roman"/>
          <w:color w:val="000000"/>
          <w:sz w:val="24"/>
          <w:szCs w:val="24"/>
          <w:shd w:val="clear" w:color="auto" w:fill="FFFFFF"/>
        </w:rPr>
      </w:pPr>
      <w:r w:rsidRPr="0038305A">
        <w:rPr>
          <w:rFonts w:ascii="Times New Roman" w:hAnsi="Times New Roman" w:cs="Times New Roman"/>
          <w:noProof/>
          <w:color w:val="000000"/>
          <w:sz w:val="24"/>
          <w:szCs w:val="24"/>
          <w:shd w:val="clear" w:color="auto" w:fill="FFFFFF"/>
        </w:rPr>
        <w:drawing>
          <wp:inline distT="0" distB="0" distL="0" distR="0" wp14:anchorId="30A45745" wp14:editId="2BB4C2C4">
            <wp:extent cx="4886325" cy="2466975"/>
            <wp:effectExtent l="0" t="0" r="9525" b="9525"/>
            <wp:docPr id="307361156" name="Picture 1" descr="A graph of a person walking up a stair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61156" name="Picture 1" descr="A graph of a person walking up a staircase&#10;&#10;Description automatically generated"/>
                    <pic:cNvPicPr/>
                  </pic:nvPicPr>
                  <pic:blipFill>
                    <a:blip r:embed="rId16"/>
                    <a:stretch>
                      <a:fillRect/>
                    </a:stretch>
                  </pic:blipFill>
                  <pic:spPr>
                    <a:xfrm>
                      <a:off x="0" y="0"/>
                      <a:ext cx="4886325" cy="2466975"/>
                    </a:xfrm>
                    <a:prstGeom prst="rect">
                      <a:avLst/>
                    </a:prstGeom>
                  </pic:spPr>
                </pic:pic>
              </a:graphicData>
            </a:graphic>
          </wp:inline>
        </w:drawing>
      </w:r>
    </w:p>
    <w:p w14:paraId="3DDC775F" w14:textId="77777777" w:rsidR="0038305A" w:rsidRDefault="0038305A" w:rsidP="00004012">
      <w:pPr>
        <w:rPr>
          <w:rFonts w:ascii="Times New Roman" w:hAnsi="Times New Roman" w:cs="Times New Roman"/>
          <w:color w:val="000000"/>
          <w:sz w:val="24"/>
          <w:szCs w:val="24"/>
          <w:shd w:val="clear" w:color="auto" w:fill="FFFFFF"/>
        </w:rPr>
      </w:pPr>
    </w:p>
    <w:p w14:paraId="57E9529F" w14:textId="77777777" w:rsidR="0038305A" w:rsidRDefault="0038305A" w:rsidP="00004012">
      <w:pPr>
        <w:rPr>
          <w:rFonts w:ascii="Times New Roman" w:hAnsi="Times New Roman" w:cs="Times New Roman"/>
          <w:color w:val="000000"/>
          <w:sz w:val="24"/>
          <w:szCs w:val="24"/>
          <w:shd w:val="clear" w:color="auto" w:fill="FFFFFF"/>
        </w:rPr>
      </w:pPr>
    </w:p>
    <w:p w14:paraId="5EA6A334" w14:textId="16814A57" w:rsidR="0038305A" w:rsidRDefault="0038305A" w:rsidP="00004012">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D4-</w:t>
      </w:r>
    </w:p>
    <w:p w14:paraId="245ACA9B" w14:textId="643FD24C" w:rsidR="00004012" w:rsidRDefault="0038305A" w:rsidP="0038305A">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The total variance gives us the total variance captured by all the principals retained. This value represents the proportion of the total variance in the original data explained by the principal components. According to our analysis, the total variance of our nine components retained is 80%. So the total variance is 0.8</w:t>
      </w:r>
    </w:p>
    <w:p w14:paraId="0F639B72" w14:textId="77777777" w:rsidR="00DB1431" w:rsidRDefault="00DB1431" w:rsidP="0038305A">
      <w:pPr>
        <w:rPr>
          <w:rFonts w:ascii="Times New Roman" w:hAnsi="Times New Roman" w:cs="Times New Roman"/>
          <w:color w:val="000000"/>
          <w:sz w:val="24"/>
          <w:szCs w:val="24"/>
          <w:shd w:val="clear" w:color="auto" w:fill="FFFFFF"/>
        </w:rPr>
      </w:pPr>
    </w:p>
    <w:p w14:paraId="255FAB7A" w14:textId="77777777" w:rsidR="00DB1431" w:rsidRDefault="00DB1431" w:rsidP="0038305A">
      <w:pPr>
        <w:rPr>
          <w:rFonts w:ascii="Times New Roman" w:hAnsi="Times New Roman" w:cs="Times New Roman"/>
          <w:color w:val="000000"/>
          <w:sz w:val="24"/>
          <w:szCs w:val="24"/>
          <w:shd w:val="clear" w:color="auto" w:fill="FFFFFF"/>
        </w:rPr>
      </w:pPr>
    </w:p>
    <w:p w14:paraId="1D0AD5C9" w14:textId="77777777" w:rsidR="00DB1431" w:rsidRDefault="00DB1431" w:rsidP="0038305A">
      <w:pPr>
        <w:rPr>
          <w:rFonts w:ascii="Times New Roman" w:hAnsi="Times New Roman" w:cs="Times New Roman"/>
          <w:color w:val="000000"/>
          <w:sz w:val="24"/>
          <w:szCs w:val="24"/>
          <w:shd w:val="clear" w:color="auto" w:fill="FFFFFF"/>
        </w:rPr>
      </w:pPr>
    </w:p>
    <w:p w14:paraId="0C8B2197" w14:textId="77777777" w:rsidR="00DB1431" w:rsidRDefault="00DB1431" w:rsidP="0038305A">
      <w:pPr>
        <w:rPr>
          <w:rFonts w:ascii="Times New Roman" w:hAnsi="Times New Roman" w:cs="Times New Roman"/>
          <w:color w:val="000000"/>
          <w:sz w:val="24"/>
          <w:szCs w:val="24"/>
          <w:shd w:val="clear" w:color="auto" w:fill="FFFFFF"/>
        </w:rPr>
      </w:pPr>
    </w:p>
    <w:p w14:paraId="131A2A3A" w14:textId="43B8330C" w:rsidR="00DB1431" w:rsidRDefault="00DB1431" w:rsidP="0038305A">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lastRenderedPageBreak/>
        <w:t>D5-</w:t>
      </w:r>
    </w:p>
    <w:p w14:paraId="4A1B7506" w14:textId="1FC75AB2" w:rsidR="00004012" w:rsidRPr="00272549" w:rsidRDefault="00DB1431" w:rsidP="00272549">
      <w:pPr>
        <w:pStyle w:val="HTMLPreformatted"/>
        <w:shd w:val="clear" w:color="auto" w:fill="FFFFFF"/>
        <w:wordWrap w:val="0"/>
        <w:textAlignment w:val="baseline"/>
        <w:rPr>
          <w:rFonts w:asciiTheme="minorHAnsi" w:hAnsiTheme="minorHAnsi" w:cstheme="minorHAnsi"/>
          <w:color w:val="111111"/>
          <w:sz w:val="24"/>
          <w:szCs w:val="24"/>
          <w:shd w:val="clear" w:color="auto" w:fill="FFFFFF"/>
        </w:rPr>
      </w:pPr>
      <w:r>
        <w:rPr>
          <w:rFonts w:asciiTheme="minorHAnsi" w:hAnsiTheme="minorHAnsi" w:cstheme="minorHAnsi"/>
          <w:color w:val="111111"/>
          <w:sz w:val="24"/>
          <w:szCs w:val="24"/>
          <w:shd w:val="clear" w:color="auto" w:fill="FFFFFF"/>
        </w:rPr>
        <w:t>PCA is a dimensionality reduction technique. It creates new variables using linear combinations of old variables. PCA is designed to create independent variables and manages to tell us how important each of these new variables is. This importance helps us to choose how many variables we will use. To pick the number of PCA, we will create a scree plot showing the eigenvalue for each component</w:t>
      </w:r>
      <w:r w:rsidR="00272549">
        <w:rPr>
          <w:rFonts w:asciiTheme="minorHAnsi" w:hAnsiTheme="minorHAnsi" w:cstheme="minorHAnsi"/>
          <w:color w:val="111111"/>
          <w:sz w:val="24"/>
          <w:szCs w:val="24"/>
          <w:shd w:val="clear" w:color="auto" w:fill="FFFFFF"/>
        </w:rPr>
        <w:t xml:space="preserve"> and use the Kaiser Criterion methodology. According to Kaiser Criterion,</w:t>
      </w:r>
      <w:r>
        <w:rPr>
          <w:rFonts w:asciiTheme="minorHAnsi" w:hAnsiTheme="minorHAnsi" w:cstheme="minorHAnsi"/>
          <w:color w:val="111111"/>
          <w:sz w:val="24"/>
          <w:szCs w:val="24"/>
          <w:shd w:val="clear" w:color="auto" w:fill="FFFFFF"/>
        </w:rPr>
        <w:t xml:space="preserve"> If the eigenvalue is greater than 1, the principal component is better at explaining the variance in the data set.  In our case, we will keep the first </w:t>
      </w:r>
      <w:r w:rsidR="00272549">
        <w:rPr>
          <w:rFonts w:asciiTheme="minorHAnsi" w:hAnsiTheme="minorHAnsi" w:cstheme="minorHAnsi"/>
          <w:color w:val="111111"/>
          <w:sz w:val="24"/>
          <w:szCs w:val="24"/>
          <w:shd w:val="clear" w:color="auto" w:fill="FFFFFF"/>
        </w:rPr>
        <w:t>nine</w:t>
      </w:r>
      <w:r>
        <w:rPr>
          <w:rFonts w:asciiTheme="minorHAnsi" w:hAnsiTheme="minorHAnsi" w:cstheme="minorHAnsi"/>
          <w:color w:val="111111"/>
          <w:sz w:val="24"/>
          <w:szCs w:val="24"/>
          <w:shd w:val="clear" w:color="auto" w:fill="FFFFFF"/>
        </w:rPr>
        <w:t xml:space="preserve"> PCA. In addition, we will see on the” Cum</w:t>
      </w:r>
      <w:r w:rsidRPr="0071474B">
        <w:rPr>
          <w:rFonts w:asciiTheme="minorHAnsi" w:hAnsiTheme="minorHAnsi" w:cstheme="minorHAnsi"/>
          <w:color w:val="111111"/>
          <w:sz w:val="24"/>
          <w:szCs w:val="24"/>
          <w:shd w:val="clear" w:color="auto" w:fill="FFFFFF"/>
        </w:rPr>
        <w:t xml:space="preserve"> of variation explained</w:t>
      </w:r>
      <w:r>
        <w:rPr>
          <w:rFonts w:asciiTheme="minorHAnsi" w:hAnsiTheme="minorHAnsi" w:cstheme="minorHAnsi"/>
          <w:color w:val="111111"/>
          <w:sz w:val="24"/>
          <w:szCs w:val="24"/>
          <w:shd w:val="clear" w:color="auto" w:fill="FFFFFF"/>
        </w:rPr>
        <w:t xml:space="preserve">” graph PC1, PC2, PC3, PC4, PC5, PC6, PC7, and PC8 make up to </w:t>
      </w:r>
      <w:r w:rsidR="00272549">
        <w:rPr>
          <w:rFonts w:asciiTheme="minorHAnsi" w:hAnsiTheme="minorHAnsi" w:cstheme="minorHAnsi"/>
          <w:color w:val="111111"/>
          <w:sz w:val="24"/>
          <w:szCs w:val="24"/>
          <w:shd w:val="clear" w:color="auto" w:fill="FFFFFF"/>
        </w:rPr>
        <w:t>8</w:t>
      </w:r>
      <w:r>
        <w:rPr>
          <w:rFonts w:asciiTheme="minorHAnsi" w:hAnsiTheme="minorHAnsi" w:cstheme="minorHAnsi"/>
          <w:color w:val="111111"/>
          <w:sz w:val="24"/>
          <w:szCs w:val="24"/>
          <w:shd w:val="clear" w:color="auto" w:fill="FFFFFF"/>
        </w:rPr>
        <w:t xml:space="preserve">0% of the variance. That confirms that the first </w:t>
      </w:r>
      <w:r w:rsidR="00272549">
        <w:rPr>
          <w:rFonts w:asciiTheme="minorHAnsi" w:hAnsiTheme="minorHAnsi" w:cstheme="minorHAnsi"/>
          <w:color w:val="111111"/>
          <w:sz w:val="24"/>
          <w:szCs w:val="24"/>
          <w:shd w:val="clear" w:color="auto" w:fill="FFFFFF"/>
        </w:rPr>
        <w:t>nine</w:t>
      </w:r>
      <w:r>
        <w:rPr>
          <w:rFonts w:asciiTheme="minorHAnsi" w:hAnsiTheme="minorHAnsi" w:cstheme="minorHAnsi"/>
          <w:color w:val="111111"/>
          <w:sz w:val="24"/>
          <w:szCs w:val="24"/>
          <w:shd w:val="clear" w:color="auto" w:fill="FFFFFF"/>
        </w:rPr>
        <w:t xml:space="preserve"> components were deemed most important to the analysis. </w:t>
      </w:r>
    </w:p>
    <w:p w14:paraId="1A65436B" w14:textId="31552C19" w:rsidR="00004012" w:rsidRPr="00E00A89" w:rsidRDefault="00004012" w:rsidP="00004012">
      <w:pPr>
        <w:pStyle w:val="NormalWeb"/>
        <w:shd w:val="clear" w:color="auto" w:fill="FFFFFF"/>
        <w:spacing w:before="240" w:beforeAutospacing="0" w:after="0" w:afterAutospacing="0"/>
        <w:rPr>
          <w:b/>
          <w:bCs/>
          <w:color w:val="000000"/>
          <w:u w:val="single"/>
        </w:rPr>
      </w:pPr>
      <w:r w:rsidRPr="00E00A89">
        <w:rPr>
          <w:b/>
          <w:bCs/>
          <w:color w:val="000000"/>
          <w:u w:val="single"/>
        </w:rPr>
        <w:t xml:space="preserve">PART V/ </w:t>
      </w:r>
    </w:p>
    <w:p w14:paraId="39D82A5A" w14:textId="35A2289E" w:rsidR="00004012" w:rsidRDefault="001E6CDD" w:rsidP="00004012">
      <w:pPr>
        <w:pStyle w:val="NormalWeb"/>
        <w:shd w:val="clear" w:color="auto" w:fill="FFFFFF"/>
        <w:spacing w:before="240" w:beforeAutospacing="0" w:after="0" w:afterAutospacing="0"/>
        <w:rPr>
          <w:color w:val="000000"/>
        </w:rPr>
      </w:pPr>
      <w:r>
        <w:rPr>
          <w:color w:val="000000"/>
        </w:rPr>
        <w:t>E</w:t>
      </w:r>
      <w:r w:rsidR="00004012" w:rsidRPr="00DF73CB">
        <w:rPr>
          <w:color w:val="000000"/>
        </w:rPr>
        <w:t>- PANOPTO VIDEO</w:t>
      </w:r>
    </w:p>
    <w:p w14:paraId="75B7963D" w14:textId="0F3401FD" w:rsidR="003E0402" w:rsidRDefault="00A35D49" w:rsidP="00004012">
      <w:pPr>
        <w:pStyle w:val="NormalWeb"/>
        <w:shd w:val="clear" w:color="auto" w:fill="FFFFFF"/>
        <w:spacing w:before="240" w:beforeAutospacing="0" w:after="0" w:afterAutospacing="0"/>
        <w:rPr>
          <w:color w:val="000000"/>
        </w:rPr>
      </w:pPr>
      <w:r w:rsidRPr="00A35D49">
        <w:rPr>
          <w:color w:val="000000"/>
        </w:rPr>
        <w:t>https://wgu.hosted.panopto.com/Panopto/Pages/Viewer.aspx?id=7126a859-c00f-4708-9d95-b05e011474ff</w:t>
      </w:r>
    </w:p>
    <w:p w14:paraId="4EDD9CC3" w14:textId="77777777" w:rsidR="001E6CDD" w:rsidRDefault="001E6CDD" w:rsidP="00004012">
      <w:pPr>
        <w:pStyle w:val="NoSpacing"/>
        <w:rPr>
          <w:rFonts w:ascii="Times New Roman" w:hAnsi="Times New Roman"/>
          <w:sz w:val="24"/>
          <w:szCs w:val="24"/>
        </w:rPr>
      </w:pPr>
    </w:p>
    <w:p w14:paraId="37EE9A1A" w14:textId="25A891FB" w:rsidR="00004012" w:rsidRPr="009B2C21" w:rsidRDefault="001E6CDD" w:rsidP="00004012">
      <w:pPr>
        <w:pStyle w:val="NoSpacing"/>
        <w:rPr>
          <w:rFonts w:ascii="Times New Roman" w:hAnsi="Times New Roman"/>
          <w:sz w:val="24"/>
          <w:szCs w:val="24"/>
        </w:rPr>
      </w:pPr>
      <w:r>
        <w:rPr>
          <w:rFonts w:ascii="Times New Roman" w:hAnsi="Times New Roman"/>
          <w:sz w:val="24"/>
          <w:szCs w:val="24"/>
        </w:rPr>
        <w:t>F</w:t>
      </w:r>
      <w:r w:rsidR="00004012" w:rsidRPr="009B2C21">
        <w:rPr>
          <w:rFonts w:ascii="Times New Roman" w:hAnsi="Times New Roman"/>
          <w:sz w:val="24"/>
          <w:szCs w:val="24"/>
        </w:rPr>
        <w:t>-</w:t>
      </w:r>
    </w:p>
    <w:p w14:paraId="579A9B67" w14:textId="77777777" w:rsidR="00004012" w:rsidRDefault="00004012" w:rsidP="00004012">
      <w:pPr>
        <w:pStyle w:val="NoSpacing"/>
        <w:rPr>
          <w:rFonts w:ascii="Times New Roman" w:hAnsi="Times New Roman"/>
          <w:sz w:val="24"/>
          <w:szCs w:val="24"/>
        </w:rPr>
      </w:pPr>
      <w:r w:rsidRPr="009B2C21">
        <w:rPr>
          <w:rFonts w:ascii="Times New Roman" w:hAnsi="Times New Roman"/>
          <w:sz w:val="24"/>
          <w:szCs w:val="24"/>
        </w:rPr>
        <w:t>No in-text references were used.</w:t>
      </w:r>
    </w:p>
    <w:p w14:paraId="6148B4F4" w14:textId="77777777" w:rsidR="00004012" w:rsidRPr="009B2C21" w:rsidRDefault="00004012" w:rsidP="00004012">
      <w:pPr>
        <w:pStyle w:val="NoSpacing"/>
        <w:rPr>
          <w:rFonts w:ascii="Times New Roman" w:hAnsi="Times New Roman"/>
          <w:sz w:val="24"/>
          <w:szCs w:val="24"/>
        </w:rPr>
      </w:pPr>
    </w:p>
    <w:p w14:paraId="3D52DC1E" w14:textId="2ACD6A60" w:rsidR="00004012" w:rsidRPr="009B2C21" w:rsidRDefault="001E6CDD" w:rsidP="00004012">
      <w:pPr>
        <w:pStyle w:val="NoSpacing"/>
        <w:rPr>
          <w:rFonts w:ascii="Times New Roman" w:hAnsi="Times New Roman"/>
          <w:sz w:val="24"/>
          <w:szCs w:val="24"/>
        </w:rPr>
      </w:pPr>
      <w:r>
        <w:rPr>
          <w:rFonts w:ascii="Times New Roman" w:hAnsi="Times New Roman"/>
          <w:sz w:val="24"/>
          <w:szCs w:val="24"/>
        </w:rPr>
        <w:t>G</w:t>
      </w:r>
      <w:r w:rsidR="00004012" w:rsidRPr="009B2C21">
        <w:rPr>
          <w:rFonts w:ascii="Times New Roman" w:hAnsi="Times New Roman"/>
          <w:sz w:val="24"/>
          <w:szCs w:val="24"/>
        </w:rPr>
        <w:t>-</w:t>
      </w:r>
    </w:p>
    <w:p w14:paraId="2ED33ED2" w14:textId="77777777" w:rsidR="00004012" w:rsidRPr="009B2C21" w:rsidRDefault="00004012" w:rsidP="00004012">
      <w:pPr>
        <w:pStyle w:val="NoSpacing"/>
        <w:rPr>
          <w:rFonts w:ascii="Times New Roman" w:hAnsi="Times New Roman"/>
          <w:sz w:val="24"/>
          <w:szCs w:val="24"/>
        </w:rPr>
      </w:pPr>
      <w:r>
        <w:rPr>
          <w:rFonts w:ascii="Times New Roman" w:hAnsi="Times New Roman"/>
          <w:sz w:val="24"/>
          <w:szCs w:val="24"/>
        </w:rPr>
        <w:t xml:space="preserve">We </w:t>
      </w:r>
      <w:r w:rsidRPr="009B2C21">
        <w:rPr>
          <w:rFonts w:ascii="Times New Roman" w:hAnsi="Times New Roman"/>
          <w:sz w:val="24"/>
          <w:szCs w:val="24"/>
        </w:rPr>
        <w:t>used</w:t>
      </w:r>
      <w:r>
        <w:rPr>
          <w:rFonts w:ascii="Times New Roman" w:hAnsi="Times New Roman"/>
          <w:sz w:val="24"/>
          <w:szCs w:val="24"/>
        </w:rPr>
        <w:t xml:space="preserve"> p</w:t>
      </w:r>
      <w:r w:rsidRPr="009B2C21">
        <w:rPr>
          <w:rFonts w:ascii="Times New Roman" w:hAnsi="Times New Roman"/>
          <w:sz w:val="24"/>
          <w:szCs w:val="24"/>
        </w:rPr>
        <w:t>rofessional communication in the presentation of the submission</w:t>
      </w:r>
      <w:r>
        <w:rPr>
          <w:rFonts w:ascii="Times New Roman" w:hAnsi="Times New Roman"/>
          <w:sz w:val="24"/>
          <w:szCs w:val="24"/>
        </w:rPr>
        <w:t>.</w:t>
      </w:r>
    </w:p>
    <w:p w14:paraId="791DC28C" w14:textId="77777777" w:rsidR="00004012" w:rsidRPr="00D605B0" w:rsidRDefault="00004012" w:rsidP="000040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p>
    <w:p w14:paraId="05BD60E9" w14:textId="77777777" w:rsidR="00004012" w:rsidRDefault="00004012" w:rsidP="0000401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theme="minorHAnsi"/>
          <w:color w:val="000000"/>
          <w:sz w:val="24"/>
          <w:szCs w:val="24"/>
        </w:rPr>
      </w:pPr>
    </w:p>
    <w:p w14:paraId="4D3B7B6C" w14:textId="77777777" w:rsidR="00004012" w:rsidRPr="007C74E2" w:rsidRDefault="00004012" w:rsidP="000040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theme="minorHAnsi"/>
          <w:color w:val="000000"/>
          <w:sz w:val="24"/>
          <w:szCs w:val="24"/>
        </w:rPr>
      </w:pPr>
    </w:p>
    <w:p w14:paraId="7DFAC196" w14:textId="77777777" w:rsidR="00004012" w:rsidRDefault="00004012" w:rsidP="0000401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theme="minorHAnsi"/>
          <w:color w:val="000000"/>
          <w:sz w:val="24"/>
          <w:szCs w:val="24"/>
        </w:rPr>
      </w:pPr>
    </w:p>
    <w:p w14:paraId="17E19227" w14:textId="77777777" w:rsidR="00004012" w:rsidRDefault="00004012" w:rsidP="0000401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theme="minorHAnsi"/>
          <w:color w:val="000000"/>
          <w:sz w:val="24"/>
          <w:szCs w:val="24"/>
        </w:rPr>
      </w:pPr>
    </w:p>
    <w:p w14:paraId="43B0A2FB" w14:textId="77777777" w:rsidR="00004012" w:rsidRPr="004F73EC" w:rsidRDefault="00004012" w:rsidP="000040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theme="minorHAnsi"/>
          <w:color w:val="000000"/>
          <w:sz w:val="24"/>
          <w:szCs w:val="24"/>
        </w:rPr>
      </w:pPr>
    </w:p>
    <w:p w14:paraId="6A695597" w14:textId="77777777" w:rsidR="00004012" w:rsidRDefault="00004012" w:rsidP="00004012"/>
    <w:p w14:paraId="66057CF6" w14:textId="77777777" w:rsidR="00004012" w:rsidRDefault="00004012" w:rsidP="00004012"/>
    <w:p w14:paraId="2CDDCC56" w14:textId="77777777" w:rsidR="00BE4585" w:rsidRDefault="00BE4585"/>
    <w:sectPr w:rsidR="00BE4585" w:rsidSect="004B7E44">
      <w:headerReference w:type="default" r:id="rId17"/>
      <w:footerReference w:type="default" r:id="rId18"/>
      <w:footerReference w:type="first" r:id="rId19"/>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FAC0D5" w14:textId="77777777" w:rsidR="00472FC2" w:rsidRDefault="00472FC2" w:rsidP="003B70E3">
      <w:pPr>
        <w:spacing w:line="240" w:lineRule="auto"/>
      </w:pPr>
      <w:r>
        <w:separator/>
      </w:r>
    </w:p>
  </w:endnote>
  <w:endnote w:type="continuationSeparator" w:id="0">
    <w:p w14:paraId="4BE481C9" w14:textId="77777777" w:rsidR="00472FC2" w:rsidRDefault="00472FC2" w:rsidP="003B70E3">
      <w:pPr>
        <w:spacing w:line="240" w:lineRule="auto"/>
      </w:pPr>
      <w:r>
        <w:continuationSeparator/>
      </w:r>
    </w:p>
  </w:endnote>
  <w:endnote w:type="continuationNotice" w:id="1">
    <w:p w14:paraId="648ABBB8" w14:textId="77777777" w:rsidR="00472FC2" w:rsidRDefault="00472FC2">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7DF719AD" w14:textId="77777777" w:rsidTr="004B7E44">
      <w:trPr>
        <w:trHeight w:val="730"/>
        <w:jc w:val="center"/>
      </w:trPr>
      <w:tc>
        <w:tcPr>
          <w:tcW w:w="12258" w:type="dxa"/>
          <w:tcBorders>
            <w:top w:val="nil"/>
            <w:left w:val="nil"/>
            <w:bottom w:val="nil"/>
            <w:right w:val="nil"/>
          </w:tcBorders>
          <w:shd w:val="clear" w:color="auto" w:fill="000000" w:themeFill="text1"/>
          <w:vAlign w:val="center"/>
        </w:tcPr>
        <w:p w14:paraId="6E1D87FE" w14:textId="77777777" w:rsidR="00000000" w:rsidRDefault="009377FF" w:rsidP="004B7E44">
          <w:pPr>
            <w:pStyle w:val="Footer"/>
          </w:pPr>
          <w:r>
            <w:t>PA D212 BY KOFFI M. GANU</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3791243C" w14:textId="77777777" w:rsidR="00000000" w:rsidRDefault="009377FF" w:rsidP="004B7E44">
        <w:pPr>
          <w:pStyle w:val="Footer"/>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8FE2CA" w14:textId="77777777" w:rsidR="00472FC2" w:rsidRDefault="00472FC2" w:rsidP="003B70E3">
      <w:pPr>
        <w:spacing w:line="240" w:lineRule="auto"/>
      </w:pPr>
      <w:r>
        <w:separator/>
      </w:r>
    </w:p>
  </w:footnote>
  <w:footnote w:type="continuationSeparator" w:id="0">
    <w:p w14:paraId="69537604" w14:textId="77777777" w:rsidR="00472FC2" w:rsidRDefault="00472FC2" w:rsidP="003B70E3">
      <w:pPr>
        <w:spacing w:line="240" w:lineRule="auto"/>
      </w:pPr>
      <w:r>
        <w:continuationSeparator/>
      </w:r>
    </w:p>
  </w:footnote>
  <w:footnote w:type="continuationNotice" w:id="1">
    <w:p w14:paraId="4C9DAEC8" w14:textId="77777777" w:rsidR="00472FC2" w:rsidRDefault="00472FC2">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5716A927" w14:textId="77777777" w:rsidTr="004B7E44">
      <w:trPr>
        <w:trHeight w:val="1318"/>
      </w:trPr>
      <w:tc>
        <w:tcPr>
          <w:tcW w:w="12210" w:type="dxa"/>
          <w:tcBorders>
            <w:top w:val="nil"/>
            <w:left w:val="nil"/>
            <w:bottom w:val="nil"/>
            <w:right w:val="nil"/>
          </w:tcBorders>
        </w:tcPr>
        <w:p w14:paraId="041C91EB" w14:textId="77777777" w:rsidR="00000000" w:rsidRDefault="009377FF" w:rsidP="004B7E44">
          <w:pPr>
            <w:pStyle w:val="Header"/>
          </w:pPr>
          <w:r>
            <w:rPr>
              <w:noProof/>
            </w:rPr>
            <mc:AlternateContent>
              <mc:Choice Requires="wps">
                <w:drawing>
                  <wp:inline distT="0" distB="0" distL="0" distR="0" wp14:anchorId="51DE5C89" wp14:editId="5A90DEC4">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3CEE601" w14:textId="77777777" w:rsidR="00000000" w:rsidRPr="004B7E44" w:rsidRDefault="009377FF"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1DE5C89" id="Rectangle 11" o:spid="_x0000_s1031"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" fillcolor="#4472c4 [3204]" stroked="f" strokeweight="1pt">
                    <v:textbox>
                      <w:txbxContent>
                        <w:p w14:paraId="53CEE601" w14:textId="77777777" w:rsidR="00000000" w:rsidRPr="004B7E44" w:rsidRDefault="009377FF"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74A6D"/>
    <w:multiLevelType w:val="hybridMultilevel"/>
    <w:tmpl w:val="EBC45254"/>
    <w:lvl w:ilvl="0" w:tplc="9CF04D88">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892F4E"/>
    <w:multiLevelType w:val="hybridMultilevel"/>
    <w:tmpl w:val="64C8BA10"/>
    <w:lvl w:ilvl="0" w:tplc="04090001">
      <w:start w:val="1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B3B73E2"/>
    <w:multiLevelType w:val="hybridMultilevel"/>
    <w:tmpl w:val="02E2E664"/>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29001101">
    <w:abstractNumId w:val="0"/>
  </w:num>
  <w:num w:numId="2" w16cid:durableId="1039738804">
    <w:abstractNumId w:val="1"/>
  </w:num>
  <w:num w:numId="3" w16cid:durableId="999575940">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offi ganu">
    <w15:presenceInfo w15:providerId="Windows Live" w15:userId="cfbeb273f37539a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012"/>
    <w:rsid w:val="00004012"/>
    <w:rsid w:val="00011940"/>
    <w:rsid w:val="000402C9"/>
    <w:rsid w:val="00041647"/>
    <w:rsid w:val="00077F40"/>
    <w:rsid w:val="000D4CD4"/>
    <w:rsid w:val="000E632D"/>
    <w:rsid w:val="000F4DEF"/>
    <w:rsid w:val="00120553"/>
    <w:rsid w:val="001715CF"/>
    <w:rsid w:val="00172BBA"/>
    <w:rsid w:val="001C3C21"/>
    <w:rsid w:val="001E6CDD"/>
    <w:rsid w:val="001F4342"/>
    <w:rsid w:val="002120A4"/>
    <w:rsid w:val="002423E7"/>
    <w:rsid w:val="00264F21"/>
    <w:rsid w:val="0026758C"/>
    <w:rsid w:val="00272549"/>
    <w:rsid w:val="00281FEE"/>
    <w:rsid w:val="002C3EDB"/>
    <w:rsid w:val="002C4CC3"/>
    <w:rsid w:val="002D0011"/>
    <w:rsid w:val="00354DA9"/>
    <w:rsid w:val="0035559E"/>
    <w:rsid w:val="003739AC"/>
    <w:rsid w:val="0038305A"/>
    <w:rsid w:val="003B109B"/>
    <w:rsid w:val="003B38D0"/>
    <w:rsid w:val="003B70E3"/>
    <w:rsid w:val="003E0402"/>
    <w:rsid w:val="004332A5"/>
    <w:rsid w:val="00465925"/>
    <w:rsid w:val="00472FC2"/>
    <w:rsid w:val="0048694F"/>
    <w:rsid w:val="00487C05"/>
    <w:rsid w:val="004A3660"/>
    <w:rsid w:val="004E1CC1"/>
    <w:rsid w:val="004E2B46"/>
    <w:rsid w:val="00501D31"/>
    <w:rsid w:val="00524E6B"/>
    <w:rsid w:val="005541FB"/>
    <w:rsid w:val="00564F73"/>
    <w:rsid w:val="005D3B2F"/>
    <w:rsid w:val="005F2F31"/>
    <w:rsid w:val="00616FB8"/>
    <w:rsid w:val="00642D10"/>
    <w:rsid w:val="00672707"/>
    <w:rsid w:val="006A53ED"/>
    <w:rsid w:val="006D49C6"/>
    <w:rsid w:val="0070374A"/>
    <w:rsid w:val="00751A32"/>
    <w:rsid w:val="00781EE8"/>
    <w:rsid w:val="00812E75"/>
    <w:rsid w:val="008C6815"/>
    <w:rsid w:val="008E29FF"/>
    <w:rsid w:val="009247C6"/>
    <w:rsid w:val="009377FF"/>
    <w:rsid w:val="009505D2"/>
    <w:rsid w:val="009554F8"/>
    <w:rsid w:val="00956A73"/>
    <w:rsid w:val="00995F8E"/>
    <w:rsid w:val="009C4B65"/>
    <w:rsid w:val="00A21335"/>
    <w:rsid w:val="00A2729A"/>
    <w:rsid w:val="00A35D49"/>
    <w:rsid w:val="00A36926"/>
    <w:rsid w:val="00AB4578"/>
    <w:rsid w:val="00AD141C"/>
    <w:rsid w:val="00B41F61"/>
    <w:rsid w:val="00B4505B"/>
    <w:rsid w:val="00B527ED"/>
    <w:rsid w:val="00B65D3D"/>
    <w:rsid w:val="00BE4585"/>
    <w:rsid w:val="00C170A0"/>
    <w:rsid w:val="00C178E6"/>
    <w:rsid w:val="00C4327A"/>
    <w:rsid w:val="00C45C4F"/>
    <w:rsid w:val="00C45C60"/>
    <w:rsid w:val="00C56C2F"/>
    <w:rsid w:val="00CA40A3"/>
    <w:rsid w:val="00CB4259"/>
    <w:rsid w:val="00CC1439"/>
    <w:rsid w:val="00CC3E9B"/>
    <w:rsid w:val="00CE6F5E"/>
    <w:rsid w:val="00CE7907"/>
    <w:rsid w:val="00D10145"/>
    <w:rsid w:val="00D105F9"/>
    <w:rsid w:val="00D94F0E"/>
    <w:rsid w:val="00DB1431"/>
    <w:rsid w:val="00E02282"/>
    <w:rsid w:val="00E049F8"/>
    <w:rsid w:val="00E11DDE"/>
    <w:rsid w:val="00E6190A"/>
    <w:rsid w:val="00EA791D"/>
    <w:rsid w:val="00ED6276"/>
    <w:rsid w:val="00F02A67"/>
    <w:rsid w:val="00F35537"/>
    <w:rsid w:val="00F45E34"/>
    <w:rsid w:val="00F818C0"/>
    <w:rsid w:val="00F865DC"/>
    <w:rsid w:val="00FA114E"/>
    <w:rsid w:val="00FC3E57"/>
    <w:rsid w:val="00FC78F5"/>
    <w:rsid w:val="00FE3755"/>
    <w:rsid w:val="00FF4F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BB252"/>
  <w15:chartTrackingRefBased/>
  <w15:docId w15:val="{5CB670B9-1C81-4647-BC5E-C7E2BC9D4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4012"/>
    <w:pPr>
      <w:spacing w:after="0" w:line="276" w:lineRule="auto"/>
    </w:pPr>
    <w:rPr>
      <w:rFonts w:eastAsiaTheme="minorEastAsia"/>
      <w:color w:val="FFFFFF" w:themeColor="background1"/>
      <w:kern w:val="0"/>
      <w:sz w:val="28"/>
      <w14:ligatures w14:val="none"/>
    </w:rPr>
  </w:style>
  <w:style w:type="paragraph" w:styleId="Heading1">
    <w:name w:val="heading 1"/>
    <w:basedOn w:val="Normal"/>
    <w:link w:val="Heading1Char"/>
    <w:uiPriority w:val="2"/>
    <w:qFormat/>
    <w:rsid w:val="00004012"/>
    <w:pPr>
      <w:keepNext/>
      <w:outlineLvl w:val="0"/>
    </w:pPr>
    <w:rPr>
      <w:rFonts w:asciiTheme="majorHAnsi" w:eastAsia="Times New Roman" w:hAnsiTheme="majorHAnsi" w:cs="Times New Roman"/>
      <w:b/>
      <w:sz w:val="4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004012"/>
    <w:rPr>
      <w:rFonts w:asciiTheme="majorHAnsi" w:eastAsia="Times New Roman" w:hAnsiTheme="majorHAnsi" w:cs="Times New Roman"/>
      <w:b/>
      <w:color w:val="FFFFFF" w:themeColor="background1"/>
      <w:kern w:val="0"/>
      <w:sz w:val="48"/>
      <w:szCs w:val="24"/>
      <w14:ligatures w14:val="none"/>
    </w:rPr>
  </w:style>
  <w:style w:type="paragraph" w:styleId="Title">
    <w:name w:val="Title"/>
    <w:basedOn w:val="Normal"/>
    <w:link w:val="TitleChar"/>
    <w:uiPriority w:val="1"/>
    <w:qFormat/>
    <w:rsid w:val="00004012"/>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004012"/>
    <w:rPr>
      <w:rFonts w:asciiTheme="majorHAnsi" w:eastAsia="Times New Roman" w:hAnsiTheme="majorHAnsi" w:cs="Times New Roman"/>
      <w:b/>
      <w:caps/>
      <w:color w:val="FFFFFF" w:themeColor="background1"/>
      <w:kern w:val="0"/>
      <w:sz w:val="100"/>
      <w:szCs w:val="40"/>
      <w14:ligatures w14:val="none"/>
    </w:rPr>
  </w:style>
  <w:style w:type="paragraph" w:styleId="Subtitle">
    <w:name w:val="Subtitle"/>
    <w:basedOn w:val="Normal"/>
    <w:link w:val="SubtitleChar"/>
    <w:uiPriority w:val="4"/>
    <w:qFormat/>
    <w:rsid w:val="00004012"/>
    <w:pPr>
      <w:contextualSpacing/>
    </w:pPr>
    <w:rPr>
      <w:rFonts w:eastAsia="Times New Roman" w:cs="Times New Roman"/>
      <w:b/>
      <w:sz w:val="72"/>
    </w:rPr>
  </w:style>
  <w:style w:type="character" w:customStyle="1" w:styleId="SubtitleChar">
    <w:name w:val="Subtitle Char"/>
    <w:basedOn w:val="DefaultParagraphFont"/>
    <w:link w:val="Subtitle"/>
    <w:uiPriority w:val="4"/>
    <w:rsid w:val="00004012"/>
    <w:rPr>
      <w:rFonts w:eastAsia="Times New Roman" w:cs="Times New Roman"/>
      <w:b/>
      <w:color w:val="FFFFFF" w:themeColor="background1"/>
      <w:kern w:val="0"/>
      <w:sz w:val="72"/>
      <w14:ligatures w14:val="none"/>
    </w:rPr>
  </w:style>
  <w:style w:type="paragraph" w:styleId="NoSpacing">
    <w:name w:val="No Spacing"/>
    <w:uiPriority w:val="1"/>
    <w:unhideWhenUsed/>
    <w:qFormat/>
    <w:rsid w:val="00004012"/>
    <w:pPr>
      <w:spacing w:after="0" w:line="276" w:lineRule="auto"/>
    </w:pPr>
    <w:rPr>
      <w:rFonts w:eastAsia="Times New Roman" w:cs="Times New Roman"/>
      <w:spacing w:val="10"/>
      <w:kern w:val="0"/>
      <w:sz w:val="18"/>
      <w:szCs w:val="18"/>
      <w14:ligatures w14:val="none"/>
    </w:rPr>
  </w:style>
  <w:style w:type="paragraph" w:styleId="Header">
    <w:name w:val="header"/>
    <w:basedOn w:val="Normal"/>
    <w:link w:val="HeaderChar"/>
    <w:uiPriority w:val="99"/>
    <w:unhideWhenUsed/>
    <w:rsid w:val="00004012"/>
    <w:pPr>
      <w:spacing w:line="240" w:lineRule="auto"/>
    </w:pPr>
  </w:style>
  <w:style w:type="character" w:customStyle="1" w:styleId="HeaderChar">
    <w:name w:val="Header Char"/>
    <w:basedOn w:val="DefaultParagraphFont"/>
    <w:link w:val="Header"/>
    <w:uiPriority w:val="99"/>
    <w:rsid w:val="00004012"/>
    <w:rPr>
      <w:rFonts w:eastAsiaTheme="minorEastAsia"/>
      <w:color w:val="FFFFFF" w:themeColor="background1"/>
      <w:kern w:val="0"/>
      <w:sz w:val="28"/>
      <w14:ligatures w14:val="none"/>
    </w:rPr>
  </w:style>
  <w:style w:type="paragraph" w:styleId="Footer">
    <w:name w:val="footer"/>
    <w:basedOn w:val="Normal"/>
    <w:link w:val="FooterChar"/>
    <w:uiPriority w:val="99"/>
    <w:unhideWhenUsed/>
    <w:rsid w:val="00004012"/>
    <w:pPr>
      <w:spacing w:line="240" w:lineRule="auto"/>
      <w:jc w:val="center"/>
    </w:pPr>
  </w:style>
  <w:style w:type="character" w:customStyle="1" w:styleId="FooterChar">
    <w:name w:val="Footer Char"/>
    <w:basedOn w:val="DefaultParagraphFont"/>
    <w:link w:val="Footer"/>
    <w:uiPriority w:val="99"/>
    <w:rsid w:val="00004012"/>
    <w:rPr>
      <w:rFonts w:eastAsiaTheme="minorEastAsia"/>
      <w:color w:val="FFFFFF" w:themeColor="background1"/>
      <w:kern w:val="0"/>
      <w:sz w:val="28"/>
      <w14:ligatures w14:val="none"/>
    </w:rPr>
  </w:style>
  <w:style w:type="paragraph" w:customStyle="1" w:styleId="MastheadTItle">
    <w:name w:val="Masthead TItle"/>
    <w:basedOn w:val="Normal"/>
    <w:qFormat/>
    <w:rsid w:val="00004012"/>
    <w:pPr>
      <w:spacing w:line="240" w:lineRule="auto"/>
      <w:jc w:val="center"/>
    </w:pPr>
    <w:rPr>
      <w:rFonts w:asciiTheme="majorHAnsi" w:eastAsiaTheme="minorHAnsi" w:hAnsiTheme="majorHAnsi"/>
      <w:color w:val="000000" w:themeColor="text1"/>
      <w:sz w:val="124"/>
    </w:rPr>
  </w:style>
  <w:style w:type="paragraph" w:styleId="ListParagraph">
    <w:name w:val="List Paragraph"/>
    <w:basedOn w:val="Normal"/>
    <w:uiPriority w:val="34"/>
    <w:unhideWhenUsed/>
    <w:qFormat/>
    <w:rsid w:val="00004012"/>
    <w:pPr>
      <w:ind w:left="720"/>
      <w:contextualSpacing/>
    </w:pPr>
  </w:style>
  <w:style w:type="paragraph" w:styleId="NormalWeb">
    <w:name w:val="Normal (Web)"/>
    <w:basedOn w:val="Normal"/>
    <w:uiPriority w:val="99"/>
    <w:semiHidden/>
    <w:unhideWhenUsed/>
    <w:rsid w:val="00004012"/>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Revision">
    <w:name w:val="Revision"/>
    <w:hidden/>
    <w:uiPriority w:val="99"/>
    <w:semiHidden/>
    <w:rsid w:val="009377FF"/>
    <w:pPr>
      <w:spacing w:after="0" w:line="240" w:lineRule="auto"/>
    </w:pPr>
    <w:rPr>
      <w:rFonts w:eastAsiaTheme="minorEastAsia"/>
      <w:color w:val="FFFFFF" w:themeColor="background1"/>
      <w:kern w:val="0"/>
      <w:sz w:val="28"/>
      <w14:ligatures w14:val="none"/>
    </w:rPr>
  </w:style>
  <w:style w:type="paragraph" w:styleId="HTMLPreformatted">
    <w:name w:val="HTML Preformatted"/>
    <w:basedOn w:val="Normal"/>
    <w:link w:val="HTMLPreformattedChar"/>
    <w:uiPriority w:val="99"/>
    <w:unhideWhenUsed/>
    <w:rsid w:val="00DB1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rsid w:val="00DB1431"/>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167A12A8B024423A05C061B76715451"/>
        <w:category>
          <w:name w:val="General"/>
          <w:gallery w:val="placeholder"/>
        </w:category>
        <w:types>
          <w:type w:val="bbPlcHdr"/>
        </w:types>
        <w:behaviors>
          <w:behavior w:val="content"/>
        </w:behaviors>
        <w:guid w:val="{ACFC6FC2-230A-4151-A8AF-C16F56EAF6DA}"/>
      </w:docPartPr>
      <w:docPartBody>
        <w:p w:rsidR="006A42B1" w:rsidRDefault="00154913" w:rsidP="00154913">
          <w:pPr>
            <w:pStyle w:val="1167A12A8B024423A05C061B76715451"/>
          </w:pPr>
          <w:r w:rsidRPr="00F7629D">
            <w:t>NEWS TODAY</w:t>
          </w:r>
        </w:p>
      </w:docPartBody>
    </w:docPart>
    <w:docPart>
      <w:docPartPr>
        <w:name w:val="9DAB539D323D4B7FA222C633803DD47E"/>
        <w:category>
          <w:name w:val="General"/>
          <w:gallery w:val="placeholder"/>
        </w:category>
        <w:types>
          <w:type w:val="bbPlcHdr"/>
        </w:types>
        <w:behaviors>
          <w:behavior w:val="content"/>
        </w:behaviors>
        <w:guid w:val="{B6E0F9CC-FFE8-4931-8289-1E0198A72CD3}"/>
      </w:docPartPr>
      <w:docPartBody>
        <w:p w:rsidR="006A42B1" w:rsidRDefault="00154913" w:rsidP="00154913">
          <w:pPr>
            <w:pStyle w:val="9DAB539D323D4B7FA222C633803DD47E"/>
          </w:pPr>
          <w:r w:rsidRPr="00F7629D">
            <w:t>Latest news and bulletin updates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4913"/>
    <w:rsid w:val="00154913"/>
    <w:rsid w:val="006A42B1"/>
    <w:rsid w:val="009131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167A12A8B024423A05C061B76715451">
    <w:name w:val="1167A12A8B024423A05C061B76715451"/>
    <w:rsid w:val="00154913"/>
  </w:style>
  <w:style w:type="paragraph" w:customStyle="1" w:styleId="9DAB539D323D4B7FA222C633803DD47E">
    <w:name w:val="9DAB539D323D4B7FA222C633803DD47E"/>
    <w:rsid w:val="0015491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TotalTime>
  <Pages>7</Pages>
  <Words>797</Words>
  <Characters>4545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koffi ganu</dc:creator>
  <cp:keywords/>
  <dc:description/>
  <cp:lastModifiedBy>koffi ganu</cp:lastModifiedBy>
  <cp:revision>4</cp:revision>
  <dcterms:created xsi:type="dcterms:W3CDTF">2023-07-31T03:38:00Z</dcterms:created>
  <dcterms:modified xsi:type="dcterms:W3CDTF">2023-08-14T17:07:00Z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839b5a0b-54cd-4e31-b68a-547f20d18590</vt:lpwstr>
  </property>
</Properties>
</file>